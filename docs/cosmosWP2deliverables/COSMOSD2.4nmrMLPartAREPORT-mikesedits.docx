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6A327A" w14:textId="77777777" w:rsidR="00B23085" w:rsidRDefault="00610B98" w:rsidP="00E3109C">
      <w:pPr>
        <w:pStyle w:val="Title"/>
      </w:pPr>
      <w:bookmarkStart w:id="0" w:name="h.5581bpakna82"/>
      <w:bookmarkEnd w:id="0"/>
      <w:r>
        <w:t>Deliverable D2.4</w:t>
      </w:r>
    </w:p>
    <w:tbl>
      <w:tblPr>
        <w:tblW w:w="0" w:type="auto"/>
        <w:tblInd w:w="205" w:type="dxa"/>
        <w:tblLayout w:type="fixed"/>
        <w:tblCellMar>
          <w:top w:w="100" w:type="dxa"/>
          <w:left w:w="115" w:type="dxa"/>
          <w:bottom w:w="100" w:type="dxa"/>
          <w:right w:w="115" w:type="dxa"/>
        </w:tblCellMar>
        <w:tblLook w:val="0000" w:firstRow="0" w:lastRow="0" w:firstColumn="0" w:lastColumn="0" w:noHBand="0" w:noVBand="0"/>
      </w:tblPr>
      <w:tblGrid>
        <w:gridCol w:w="1530"/>
        <w:gridCol w:w="5819"/>
      </w:tblGrid>
      <w:tr w:rsidR="00B23085" w14:paraId="3A3BE3D3" w14:textId="77777777">
        <w:trPr>
          <w:trHeight w:val="440"/>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371F5E25" w14:textId="77777777" w:rsidR="00B23085" w:rsidRDefault="00610B98">
            <w:pPr>
              <w:tabs>
                <w:tab w:val="left" w:pos="300"/>
              </w:tabs>
              <w:spacing w:before="120" w:after="120" w:line="360" w:lineRule="auto"/>
            </w:pPr>
            <w:r>
              <w:t>Project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6B7387" w14:textId="77777777" w:rsidR="00B23085" w:rsidRDefault="00610B98">
            <w:pPr>
              <w:tabs>
                <w:tab w:val="left" w:pos="300"/>
              </w:tabs>
              <w:spacing w:before="120" w:after="120" w:line="360" w:lineRule="auto"/>
            </w:pPr>
            <w:r>
              <w:t>Developing an efficient e-infrastructure, standards and data-flow for metabolomics and its interface to biomedical and life science e-infrastructures in Europe and world-wide</w:t>
            </w:r>
          </w:p>
        </w:tc>
      </w:tr>
      <w:tr w:rsidR="00B23085" w14:paraId="6E004C81"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69FF111" w14:textId="77777777" w:rsidR="00B23085" w:rsidRDefault="00610B98">
            <w:pPr>
              <w:tabs>
                <w:tab w:val="left" w:pos="300"/>
              </w:tabs>
              <w:spacing w:before="120" w:after="120" w:line="360" w:lineRule="auto"/>
            </w:pPr>
            <w:r>
              <w:t>Project Acronym:</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EFE3BA" w14:textId="77777777" w:rsidR="00B23085" w:rsidRDefault="00610B98">
            <w:pPr>
              <w:tabs>
                <w:tab w:val="left" w:pos="300"/>
              </w:tabs>
              <w:spacing w:before="120" w:after="120" w:line="360" w:lineRule="auto"/>
            </w:pPr>
            <w:r>
              <w:t>COSMOS</w:t>
            </w:r>
          </w:p>
        </w:tc>
      </w:tr>
      <w:tr w:rsidR="00B23085" w14:paraId="4957918F"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1C83ED52" w14:textId="77777777" w:rsidR="00B23085" w:rsidRDefault="00610B98">
            <w:pPr>
              <w:tabs>
                <w:tab w:val="left" w:pos="300"/>
              </w:tabs>
              <w:spacing w:before="120" w:after="120" w:line="360" w:lineRule="auto"/>
            </w:pPr>
            <w:r>
              <w:t>Grant agreement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343164" w14:textId="77777777" w:rsidR="00B23085" w:rsidRDefault="00610B98">
            <w:pPr>
              <w:tabs>
                <w:tab w:val="left" w:pos="300"/>
              </w:tabs>
              <w:spacing w:before="120" w:after="120" w:line="360" w:lineRule="auto"/>
            </w:pPr>
            <w:bookmarkStart w:id="1" w:name="h.gjdgxs"/>
            <w:bookmarkEnd w:id="1"/>
            <w:r>
              <w:t>312941</w:t>
            </w:r>
          </w:p>
        </w:tc>
      </w:tr>
      <w:tr w:rsidR="00B23085" w14:paraId="35C063CA"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3F77F8AF" w14:textId="77777777" w:rsidR="00B23085" w:rsidRDefault="00B23085">
            <w:pPr>
              <w:tabs>
                <w:tab w:val="left" w:pos="300"/>
              </w:tabs>
              <w:spacing w:before="120" w:after="120" w:line="360" w:lineRule="auto"/>
            </w:pP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8C3454" w14:textId="77777777" w:rsidR="00B23085" w:rsidRDefault="00610B98">
            <w:pPr>
              <w:tabs>
                <w:tab w:val="left" w:pos="300"/>
              </w:tabs>
              <w:spacing w:before="120" w:after="120" w:line="360" w:lineRule="auto"/>
            </w:pPr>
            <w:r>
              <w:t>Research Infrastructures, FP7 Capacities Specific Programme; [INFRA-2011-2.3.2.] “Implementation of common solutions for a cluster of ESFRI infrastructures in the field of "Life sciences"</w:t>
            </w:r>
          </w:p>
        </w:tc>
      </w:tr>
      <w:tr w:rsidR="00B23085" w14:paraId="0585ED0B"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30C11E2A" w14:textId="77777777" w:rsidR="00B23085" w:rsidRDefault="00610B98">
            <w:pPr>
              <w:tabs>
                <w:tab w:val="left" w:pos="300"/>
              </w:tabs>
              <w:spacing w:before="120" w:after="120" w:line="360" w:lineRule="auto"/>
            </w:pPr>
            <w:r>
              <w:t>Deliverable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AF0CAB" w14:textId="77777777" w:rsidR="00B23085" w:rsidRDefault="00B23085">
            <w:pPr>
              <w:spacing w:before="120" w:after="120" w:line="360" w:lineRule="auto"/>
            </w:pPr>
          </w:p>
        </w:tc>
      </w:tr>
      <w:tr w:rsidR="00B23085" w14:paraId="48CB81E6"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DE36847" w14:textId="77777777" w:rsidR="00B23085" w:rsidRDefault="00610B98">
            <w:pPr>
              <w:tabs>
                <w:tab w:val="left" w:pos="300"/>
              </w:tabs>
              <w:spacing w:before="120" w:after="120" w:line="360" w:lineRule="auto"/>
            </w:pPr>
            <w:r>
              <w:t>WP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246F38" w14:textId="77777777" w:rsidR="00B23085" w:rsidRDefault="00610B98">
            <w:pPr>
              <w:spacing w:before="120" w:after="120" w:line="360" w:lineRule="auto"/>
            </w:pPr>
            <w:r>
              <w:t>2</w:t>
            </w:r>
          </w:p>
        </w:tc>
      </w:tr>
      <w:tr w:rsidR="00B23085" w14:paraId="0880E028"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432421" w14:textId="77777777" w:rsidR="00B23085" w:rsidRDefault="00610B98">
            <w:pPr>
              <w:tabs>
                <w:tab w:val="left" w:pos="300"/>
              </w:tabs>
              <w:spacing w:before="120" w:after="120" w:line="360" w:lineRule="auto"/>
            </w:pPr>
            <w:r>
              <w:t>Lead Beneficiary:</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DDC15" w14:textId="77777777" w:rsidR="00B23085" w:rsidRDefault="00610B98">
            <w:pPr>
              <w:spacing w:before="120" w:after="120" w:line="360" w:lineRule="auto"/>
            </w:pPr>
            <w:r>
              <w:t>11. IPB</w:t>
            </w:r>
          </w:p>
        </w:tc>
      </w:tr>
      <w:tr w:rsidR="00B23085" w14:paraId="7A8C4653"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3241FCB" w14:textId="77777777" w:rsidR="00B23085" w:rsidRDefault="00610B98">
            <w:pPr>
              <w:tabs>
                <w:tab w:val="left" w:pos="300"/>
              </w:tabs>
              <w:spacing w:before="120" w:after="120" w:line="360" w:lineRule="auto"/>
            </w:pPr>
            <w:r>
              <w:t>WP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E4909B" w14:textId="77777777" w:rsidR="00B23085" w:rsidRDefault="00610B98">
            <w:pPr>
              <w:spacing w:before="120" w:after="120" w:line="360" w:lineRule="auto"/>
            </w:pPr>
            <w:r>
              <w:t>Standards Development</w:t>
            </w:r>
          </w:p>
        </w:tc>
      </w:tr>
      <w:tr w:rsidR="00B23085" w14:paraId="1BD62FB8"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72CAF2" w14:textId="77777777" w:rsidR="00B23085" w:rsidRDefault="00610B98">
            <w:pPr>
              <w:tabs>
                <w:tab w:val="left" w:pos="300"/>
              </w:tabs>
              <w:spacing w:before="120" w:after="120" w:line="360" w:lineRule="auto"/>
            </w:pPr>
            <w:r>
              <w:t>Contractual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09C3A" w14:textId="77777777" w:rsidR="00B23085" w:rsidRDefault="00610B98">
            <w:pPr>
              <w:spacing w:before="120" w:after="120" w:line="360" w:lineRule="auto"/>
            </w:pPr>
            <w:r>
              <w:t>30 September 2013</w:t>
            </w:r>
          </w:p>
        </w:tc>
      </w:tr>
      <w:tr w:rsidR="00B23085" w14:paraId="2DAF42B0"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2F166BC" w14:textId="77777777" w:rsidR="00B23085" w:rsidRDefault="00610B98">
            <w:pPr>
              <w:tabs>
                <w:tab w:val="left" w:pos="300"/>
              </w:tabs>
              <w:spacing w:before="120" w:after="120" w:line="360" w:lineRule="auto"/>
            </w:pPr>
            <w:r>
              <w:lastRenderedPageBreak/>
              <w:t>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FEF951" w14:textId="77777777" w:rsidR="00B23085" w:rsidRDefault="00610B98">
            <w:pPr>
              <w:spacing w:before="120" w:after="120" w:line="360" w:lineRule="auto"/>
            </w:pPr>
            <w:r>
              <w:t>30 September 2013</w:t>
            </w:r>
          </w:p>
        </w:tc>
      </w:tr>
      <w:tr w:rsidR="00B23085" w14:paraId="332CB203"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79E357F" w14:textId="77777777" w:rsidR="00B23085" w:rsidRDefault="00610B98">
            <w:pPr>
              <w:tabs>
                <w:tab w:val="left" w:pos="300"/>
              </w:tabs>
              <w:spacing w:before="120" w:after="120" w:line="360" w:lineRule="auto"/>
            </w:pPr>
            <w:r>
              <w:t>WP leader:</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7719FC" w14:textId="77777777" w:rsidR="00B23085" w:rsidRDefault="00610B98">
            <w:pPr>
              <w:tabs>
                <w:tab w:val="left" w:pos="300"/>
              </w:tabs>
              <w:spacing w:before="120" w:after="120" w:line="360" w:lineRule="auto"/>
            </w:pPr>
            <w:r>
              <w:t>Neumann                   11. IPB</w:t>
            </w:r>
          </w:p>
        </w:tc>
      </w:tr>
      <w:tr w:rsidR="00B23085" w14:paraId="6CD8FBE9"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54B5F248" w14:textId="77777777" w:rsidR="00B23085" w:rsidRDefault="00610B98">
            <w:pPr>
              <w:tabs>
                <w:tab w:val="left" w:pos="300"/>
              </w:tabs>
              <w:spacing w:before="120" w:after="120" w:line="360" w:lineRule="auto"/>
            </w:pPr>
            <w:r>
              <w:t>Contributing partner(s):</w:t>
            </w:r>
          </w:p>
        </w:tc>
        <w:tc>
          <w:tcPr>
            <w:tcW w:w="5819" w:type="dxa"/>
            <w:tcBorders>
              <w:top w:val="single" w:sz="4" w:space="0" w:color="000000"/>
              <w:left w:val="single" w:sz="4" w:space="0" w:color="000000"/>
              <w:bottom w:val="single" w:sz="4" w:space="0" w:color="000000"/>
              <w:right w:val="single" w:sz="4" w:space="0" w:color="000000"/>
            </w:tcBorders>
            <w:shd w:val="clear" w:color="auto" w:fill="auto"/>
          </w:tcPr>
          <w:p w14:paraId="631CA226" w14:textId="77777777" w:rsidR="00B23085" w:rsidRDefault="00B23085">
            <w:pPr>
              <w:tabs>
                <w:tab w:val="left" w:pos="300"/>
              </w:tabs>
              <w:spacing w:before="120" w:after="120" w:line="360" w:lineRule="auto"/>
            </w:pPr>
          </w:p>
          <w:p w14:paraId="5C857E85" w14:textId="77777777" w:rsidR="00B23085" w:rsidRDefault="00610B98">
            <w:pPr>
              <w:spacing w:line="276" w:lineRule="auto"/>
              <w:rPr>
                <w:shd w:val="clear" w:color="auto" w:fill="FFFF00"/>
              </w:rPr>
            </w:pPr>
            <w:r>
              <w:t>11. IPB, 1.EBI , 14 UOXF, 12 UB2, 13 UBHam</w:t>
            </w:r>
          </w:p>
          <w:p w14:paraId="085391AE" w14:textId="77777777" w:rsidR="00B23085" w:rsidRDefault="00610B98">
            <w:pPr>
              <w:spacing w:line="276" w:lineRule="auto"/>
              <w:rPr>
                <w:shd w:val="clear" w:color="auto" w:fill="FFFF00"/>
              </w:rPr>
            </w:pPr>
            <w:r>
              <w:rPr>
                <w:shd w:val="clear" w:color="auto" w:fill="FFFF00"/>
              </w:rPr>
              <w:t>and others WP participants providing data</w:t>
            </w:r>
          </w:p>
          <w:p w14:paraId="09088021" w14:textId="77777777" w:rsidR="00AB6610" w:rsidRDefault="00AB6610">
            <w:pPr>
              <w:spacing w:line="276" w:lineRule="auto"/>
            </w:pPr>
            <w:r>
              <w:rPr>
                <w:shd w:val="clear" w:color="auto" w:fill="FFFF00"/>
              </w:rPr>
              <w:t>Michael Wilson</w:t>
            </w:r>
          </w:p>
          <w:p w14:paraId="26282325" w14:textId="77777777" w:rsidR="00B23085" w:rsidRDefault="00B23085">
            <w:pPr>
              <w:tabs>
                <w:tab w:val="left" w:pos="300"/>
              </w:tabs>
              <w:spacing w:before="120" w:after="120" w:line="360" w:lineRule="auto"/>
            </w:pPr>
          </w:p>
        </w:tc>
      </w:tr>
    </w:tbl>
    <w:p w14:paraId="5B44FFB2" w14:textId="77777777" w:rsidR="00B23085" w:rsidRDefault="00B23085"/>
    <w:p w14:paraId="011238CB" w14:textId="77777777" w:rsidR="00B23085" w:rsidRPr="005B6928" w:rsidRDefault="00610B98">
      <w:pPr>
        <w:rPr>
          <w:i/>
          <w:lang w:val="de-DE"/>
        </w:rPr>
      </w:pPr>
      <w:r w:rsidRPr="005B6928">
        <w:rPr>
          <w:i/>
          <w:lang w:val="de-DE"/>
        </w:rPr>
        <w:t>Authors: Daniel Schober, Steffen Neumann</w:t>
      </w:r>
      <w:r w:rsidR="00815EC2" w:rsidRPr="005B6928">
        <w:rPr>
          <w:i/>
          <w:lang w:val="de-DE"/>
        </w:rPr>
        <w:t>, Michael Wilson</w:t>
      </w:r>
    </w:p>
    <w:p w14:paraId="33197127" w14:textId="77777777" w:rsidR="00815EC2" w:rsidRPr="005B6928" w:rsidRDefault="00815EC2">
      <w:pPr>
        <w:rPr>
          <w:lang w:val="de-DE"/>
        </w:rPr>
      </w:pPr>
    </w:p>
    <w:p w14:paraId="7216C1DA" w14:textId="77777777" w:rsidR="00B23085" w:rsidRPr="009C0AC1" w:rsidRDefault="00815EC2" w:rsidP="003329BB">
      <w:pPr>
        <w:sectPr w:rsidR="00B23085" w:rsidRPr="009C0AC1">
          <w:headerReference w:type="default" r:id="rId9"/>
          <w:footerReference w:type="default" r:id="rId10"/>
          <w:pgSz w:w="11906" w:h="16838"/>
          <w:pgMar w:top="1440" w:right="1440" w:bottom="1440" w:left="2234" w:header="720" w:footer="720" w:gutter="0"/>
          <w:cols w:space="720"/>
          <w:formProt w:val="0"/>
          <w:docGrid w:linePitch="240" w:charSpace="8192"/>
        </w:sectPr>
      </w:pPr>
      <w:r w:rsidRPr="005B6928">
        <w:rPr>
          <w:lang w:val="de-DE"/>
        </w:rPr>
        <w:br w:type="page"/>
      </w:r>
      <w:bookmarkStart w:id="2" w:name="h.gnredxwje5ma"/>
      <w:bookmarkEnd w:id="2"/>
      <w:r w:rsidR="00610B98" w:rsidRPr="009C0AC1">
        <w:rPr>
          <w:b/>
          <w:color w:val="1F497D"/>
          <w:sz w:val="36"/>
        </w:rPr>
        <w:lastRenderedPageBreak/>
        <w:t>Contents</w:t>
      </w:r>
    </w:p>
    <w:p w14:paraId="6E17C7FC" w14:textId="77777777" w:rsidR="00B23085" w:rsidRDefault="00610B98">
      <w:pPr>
        <w:pStyle w:val="TOC1"/>
        <w:tabs>
          <w:tab w:val="right" w:leader="dot" w:pos="8232"/>
        </w:tabs>
        <w:rPr>
          <w:noProof/>
        </w:rPr>
      </w:pPr>
      <w:r>
        <w:lastRenderedPageBreak/>
        <w:fldChar w:fldCharType="begin"/>
      </w:r>
      <w:r>
        <w:instrText xml:space="preserve"> TOC </w:instrText>
      </w:r>
      <w:r>
        <w:fldChar w:fldCharType="separate"/>
      </w:r>
      <w:hyperlink w:anchor="__RefHeading__1454_1605960097" w:history="1">
        <w:r>
          <w:rPr>
            <w:rStyle w:val="IndexLink"/>
            <w:noProof/>
          </w:rPr>
          <w:t xml:space="preserve">1 Executive summary      </w:t>
        </w:r>
        <w:r>
          <w:rPr>
            <w:rStyle w:val="IndexLink"/>
            <w:noProof/>
          </w:rPr>
          <w:tab/>
          <w:t>3</w:t>
        </w:r>
      </w:hyperlink>
      <w:r>
        <w:rPr>
          <w:noProof/>
        </w:rPr>
        <w:cr/>
      </w:r>
    </w:p>
    <w:p w14:paraId="215FF37A" w14:textId="77777777" w:rsidR="00B23085" w:rsidRDefault="00FB5CE7">
      <w:pPr>
        <w:pStyle w:val="TOC1"/>
        <w:tabs>
          <w:tab w:val="right" w:leader="dot" w:pos="8232"/>
        </w:tabs>
        <w:rPr>
          <w:noProof/>
        </w:rPr>
      </w:pPr>
      <w:hyperlink w:anchor="__RefHeading__1456_1605960097" w:history="1">
        <w:r w:rsidR="00610B98">
          <w:rPr>
            <w:rStyle w:val="IndexLink"/>
            <w:noProof/>
          </w:rPr>
          <w:t>2 Project objectives</w:t>
        </w:r>
        <w:r w:rsidR="00610B98">
          <w:rPr>
            <w:rStyle w:val="IndexLink"/>
            <w:noProof/>
          </w:rPr>
          <w:tab/>
          <w:t>3</w:t>
        </w:r>
      </w:hyperlink>
      <w:r w:rsidR="00610B98">
        <w:rPr>
          <w:noProof/>
        </w:rPr>
        <w:cr/>
      </w:r>
    </w:p>
    <w:p w14:paraId="790C5C91" w14:textId="77777777" w:rsidR="00B23085" w:rsidRDefault="00FB5CE7">
      <w:pPr>
        <w:pStyle w:val="TOC1"/>
        <w:tabs>
          <w:tab w:val="right" w:leader="dot" w:pos="8232"/>
        </w:tabs>
        <w:rPr>
          <w:noProof/>
        </w:rPr>
      </w:pPr>
      <w:hyperlink w:anchor="__RefHeading__1458_1605960097" w:history="1">
        <w:r w:rsidR="00610B98">
          <w:rPr>
            <w:rStyle w:val="IndexLink"/>
            <w:noProof/>
          </w:rPr>
          <w:t>3 Detailed report on the deliverable</w:t>
        </w:r>
        <w:r w:rsidR="00610B98">
          <w:rPr>
            <w:rStyle w:val="IndexLink"/>
            <w:noProof/>
          </w:rPr>
          <w:tab/>
          <w:t>4</w:t>
        </w:r>
      </w:hyperlink>
      <w:r w:rsidR="00610B98">
        <w:rPr>
          <w:noProof/>
        </w:rPr>
        <w:cr/>
      </w:r>
    </w:p>
    <w:p w14:paraId="6A48314A" w14:textId="77777777" w:rsidR="00B23085" w:rsidRDefault="00FB5CE7">
      <w:pPr>
        <w:pStyle w:val="TOC2"/>
        <w:tabs>
          <w:tab w:val="right" w:leader="dot" w:pos="8232"/>
        </w:tabs>
        <w:rPr>
          <w:noProof/>
        </w:rPr>
      </w:pPr>
      <w:hyperlink w:anchor="__RefHeading__1460_1605960097" w:history="1">
        <w:r w:rsidR="00610B98">
          <w:rPr>
            <w:rStyle w:val="IndexLink"/>
            <w:noProof/>
          </w:rPr>
          <w:t>3.1 Background</w:t>
        </w:r>
        <w:r w:rsidR="00610B98">
          <w:rPr>
            <w:rStyle w:val="IndexLink"/>
            <w:noProof/>
          </w:rPr>
          <w:tab/>
          <w:t>4</w:t>
        </w:r>
      </w:hyperlink>
      <w:r w:rsidR="00610B98">
        <w:rPr>
          <w:noProof/>
        </w:rPr>
        <w:cr/>
      </w:r>
    </w:p>
    <w:p w14:paraId="6E97E595" w14:textId="77777777" w:rsidR="00B23085" w:rsidRDefault="00FB5CE7">
      <w:pPr>
        <w:pStyle w:val="TOC2"/>
        <w:tabs>
          <w:tab w:val="right" w:leader="dot" w:pos="8232"/>
        </w:tabs>
        <w:rPr>
          <w:noProof/>
        </w:rPr>
      </w:pPr>
      <w:hyperlink w:anchor="__RefHeading__1462_1605960097" w:history="1">
        <w:r w:rsidR="00610B98">
          <w:rPr>
            <w:rStyle w:val="IndexLink"/>
            <w:noProof/>
          </w:rPr>
          <w:t>3.3 Description of Work</w:t>
        </w:r>
        <w:r w:rsidR="00610B98">
          <w:rPr>
            <w:rStyle w:val="IndexLink"/>
            <w:noProof/>
          </w:rPr>
          <w:tab/>
          <w:t>4</w:t>
        </w:r>
      </w:hyperlink>
      <w:r w:rsidR="00610B98">
        <w:rPr>
          <w:noProof/>
        </w:rPr>
        <w:cr/>
      </w:r>
    </w:p>
    <w:p w14:paraId="544F6F14" w14:textId="77777777" w:rsidR="00B23085" w:rsidRDefault="00FB5CE7">
      <w:pPr>
        <w:pStyle w:val="TOC3"/>
        <w:tabs>
          <w:tab w:val="right" w:leader="dot" w:pos="8232"/>
        </w:tabs>
        <w:rPr>
          <w:noProof/>
        </w:rPr>
      </w:pPr>
      <w:hyperlink w:anchor="__RefHeading__1464_1605960097" w:history="1">
        <w:r w:rsidR="00610B98">
          <w:rPr>
            <w:rStyle w:val="IndexLink"/>
            <w:noProof/>
          </w:rPr>
          <w:t>3.3.1  Requirement analysis and Use case specification</w:t>
        </w:r>
        <w:r w:rsidR="00610B98">
          <w:rPr>
            <w:rStyle w:val="IndexLink"/>
            <w:noProof/>
          </w:rPr>
          <w:tab/>
          <w:t>4</w:t>
        </w:r>
      </w:hyperlink>
      <w:r w:rsidR="00610B98">
        <w:rPr>
          <w:noProof/>
        </w:rPr>
        <w:cr/>
      </w:r>
    </w:p>
    <w:p w14:paraId="0665261D" w14:textId="77777777" w:rsidR="00B23085" w:rsidRDefault="00FB5CE7">
      <w:pPr>
        <w:pStyle w:val="TOC3"/>
        <w:tabs>
          <w:tab w:val="right" w:leader="dot" w:pos="8232"/>
        </w:tabs>
        <w:rPr>
          <w:noProof/>
        </w:rPr>
      </w:pPr>
      <w:hyperlink w:anchor="__RefHeading__1466_1605960097" w:history="1">
        <w:r w:rsidR="00610B98">
          <w:rPr>
            <w:rStyle w:val="IndexLink"/>
            <w:noProof/>
          </w:rPr>
          <w:t>3.3.2  Basic overall Design Considerations</w:t>
        </w:r>
        <w:r w:rsidR="00610B98">
          <w:rPr>
            <w:rStyle w:val="IndexLink"/>
            <w:noProof/>
          </w:rPr>
          <w:tab/>
          <w:t>6</w:t>
        </w:r>
      </w:hyperlink>
      <w:r w:rsidR="00610B98">
        <w:rPr>
          <w:noProof/>
        </w:rPr>
        <w:cr/>
      </w:r>
    </w:p>
    <w:p w14:paraId="7173E3D3" w14:textId="77777777" w:rsidR="00B23085" w:rsidRDefault="00FB5CE7">
      <w:pPr>
        <w:pStyle w:val="TOC3"/>
        <w:tabs>
          <w:tab w:val="right" w:leader="dot" w:pos="8232"/>
        </w:tabs>
        <w:rPr>
          <w:noProof/>
        </w:rPr>
      </w:pPr>
      <w:hyperlink w:anchor="__RefHeading__1468_1605960097" w:history="1">
        <w:r w:rsidR="00610B98">
          <w:rPr>
            <w:rStyle w:val="IndexLink"/>
            <w:noProof/>
          </w:rPr>
          <w:t>3.3.4  XSD Development history</w:t>
        </w:r>
        <w:r w:rsidR="00610B98">
          <w:rPr>
            <w:rStyle w:val="IndexLink"/>
            <w:noProof/>
          </w:rPr>
          <w:tab/>
          <w:t>10</w:t>
        </w:r>
      </w:hyperlink>
      <w:r w:rsidR="00610B98">
        <w:rPr>
          <w:noProof/>
        </w:rPr>
        <w:cr/>
      </w:r>
    </w:p>
    <w:p w14:paraId="05F805D3" w14:textId="77777777" w:rsidR="00B23085" w:rsidRDefault="00FB5CE7">
      <w:pPr>
        <w:pStyle w:val="TOC3"/>
        <w:tabs>
          <w:tab w:val="right" w:leader="dot" w:pos="8232"/>
        </w:tabs>
        <w:rPr>
          <w:noProof/>
        </w:rPr>
      </w:pPr>
      <w:hyperlink w:anchor="__RefHeading__1470_1605960097" w:history="1">
        <w:r w:rsidR="00610B98">
          <w:rPr>
            <w:rStyle w:val="IndexLink"/>
            <w:noProof/>
          </w:rPr>
          <w:t>XSD Issues</w:t>
        </w:r>
        <w:r w:rsidR="00610B98">
          <w:rPr>
            <w:rStyle w:val="IndexLink"/>
            <w:noProof/>
          </w:rPr>
          <w:tab/>
          <w:t>10</w:t>
        </w:r>
      </w:hyperlink>
      <w:r w:rsidR="00610B98">
        <w:rPr>
          <w:noProof/>
        </w:rPr>
        <w:cr/>
      </w:r>
    </w:p>
    <w:p w14:paraId="17041FFC" w14:textId="77777777" w:rsidR="00B23085" w:rsidRDefault="00FB5CE7">
      <w:pPr>
        <w:pStyle w:val="TOC3"/>
        <w:tabs>
          <w:tab w:val="right" w:leader="dot" w:pos="8232"/>
        </w:tabs>
        <w:rPr>
          <w:noProof/>
        </w:rPr>
      </w:pPr>
      <w:hyperlink w:anchor="__RefHeading__1472_1605960097" w:history="1">
        <w:r w:rsidR="00610B98">
          <w:rPr>
            <w:rStyle w:val="IndexLink"/>
            <w:noProof/>
          </w:rPr>
          <w:t>CV Development History</w:t>
        </w:r>
        <w:r w:rsidR="00610B98">
          <w:rPr>
            <w:rStyle w:val="IndexLink"/>
            <w:noProof/>
          </w:rPr>
          <w:tab/>
          <w:t>10</w:t>
        </w:r>
      </w:hyperlink>
      <w:r w:rsidR="00610B98">
        <w:rPr>
          <w:noProof/>
        </w:rPr>
        <w:cr/>
      </w:r>
    </w:p>
    <w:p w14:paraId="144BC018" w14:textId="77777777" w:rsidR="00B23085" w:rsidRDefault="00FB5CE7">
      <w:pPr>
        <w:pStyle w:val="TOC2"/>
        <w:tabs>
          <w:tab w:val="right" w:leader="dot" w:pos="8232"/>
        </w:tabs>
        <w:rPr>
          <w:noProof/>
        </w:rPr>
      </w:pPr>
      <w:hyperlink w:anchor="__RefHeading__1474_1605960097" w:history="1">
        <w:r w:rsidR="00610B98">
          <w:rPr>
            <w:rStyle w:val="IndexLink"/>
            <w:noProof/>
          </w:rPr>
          <w:t>3.4 Next steps</w:t>
        </w:r>
        <w:r w:rsidR="00610B98">
          <w:rPr>
            <w:rStyle w:val="IndexLink"/>
            <w:noProof/>
          </w:rPr>
          <w:tab/>
          <w:t>14</w:t>
        </w:r>
      </w:hyperlink>
      <w:r w:rsidR="00610B98">
        <w:rPr>
          <w:noProof/>
        </w:rPr>
        <w:cr/>
      </w:r>
    </w:p>
    <w:p w14:paraId="39151F60" w14:textId="77777777" w:rsidR="00B23085" w:rsidRDefault="00FB5CE7">
      <w:pPr>
        <w:pStyle w:val="TOC1"/>
        <w:tabs>
          <w:tab w:val="right" w:leader="dot" w:pos="8232"/>
        </w:tabs>
        <w:rPr>
          <w:noProof/>
        </w:rPr>
      </w:pPr>
      <w:hyperlink w:anchor="__RefHeading__1476_1605960097" w:history="1">
        <w:r w:rsidR="00610B98">
          <w:rPr>
            <w:rStyle w:val="IndexLink"/>
            <w:noProof/>
          </w:rPr>
          <w:t>4   Publications</w:t>
        </w:r>
        <w:r w:rsidR="00610B98">
          <w:rPr>
            <w:rStyle w:val="IndexLink"/>
            <w:noProof/>
          </w:rPr>
          <w:tab/>
          <w:t>15</w:t>
        </w:r>
      </w:hyperlink>
      <w:r w:rsidR="00610B98">
        <w:rPr>
          <w:noProof/>
        </w:rPr>
        <w:cr/>
      </w:r>
    </w:p>
    <w:p w14:paraId="7A618ABA" w14:textId="77777777" w:rsidR="00B23085" w:rsidRDefault="00FB5CE7">
      <w:pPr>
        <w:pStyle w:val="TOC1"/>
        <w:tabs>
          <w:tab w:val="right" w:leader="dot" w:pos="8232"/>
        </w:tabs>
        <w:rPr>
          <w:noProof/>
        </w:rPr>
      </w:pPr>
      <w:hyperlink w:anchor="__RefHeading__1478_1605960097" w:history="1">
        <w:r w:rsidR="00610B98">
          <w:rPr>
            <w:rStyle w:val="IndexLink"/>
            <w:noProof/>
          </w:rPr>
          <w:t>5 Delivery and schedule</w:t>
        </w:r>
        <w:r w:rsidR="00610B98">
          <w:rPr>
            <w:rStyle w:val="IndexLink"/>
            <w:noProof/>
          </w:rPr>
          <w:tab/>
          <w:t>15</w:t>
        </w:r>
      </w:hyperlink>
      <w:r w:rsidR="00610B98">
        <w:rPr>
          <w:noProof/>
        </w:rPr>
        <w:cr/>
      </w:r>
    </w:p>
    <w:p w14:paraId="0B13EE25" w14:textId="77777777" w:rsidR="00B23085" w:rsidRDefault="00FB5CE7">
      <w:pPr>
        <w:pStyle w:val="TOC1"/>
        <w:tabs>
          <w:tab w:val="right" w:leader="dot" w:pos="8232"/>
        </w:tabs>
        <w:rPr>
          <w:noProof/>
        </w:rPr>
      </w:pPr>
      <w:hyperlink w:anchor="__RefHeading__1480_1605960097" w:history="1">
        <w:r w:rsidR="00610B98">
          <w:rPr>
            <w:rStyle w:val="IndexLink"/>
            <w:noProof/>
          </w:rPr>
          <w:t>6 Adjustments made</w:t>
        </w:r>
        <w:r w:rsidR="00610B98">
          <w:rPr>
            <w:rStyle w:val="IndexLink"/>
            <w:noProof/>
          </w:rPr>
          <w:tab/>
          <w:t>15</w:t>
        </w:r>
      </w:hyperlink>
      <w:r w:rsidR="00610B98">
        <w:rPr>
          <w:noProof/>
        </w:rPr>
        <w:cr/>
      </w:r>
    </w:p>
    <w:p w14:paraId="16A3BC90" w14:textId="77777777" w:rsidR="00B23085" w:rsidRDefault="00FB5CE7">
      <w:pPr>
        <w:pStyle w:val="TOC1"/>
        <w:tabs>
          <w:tab w:val="right" w:leader="dot" w:pos="8232"/>
        </w:tabs>
        <w:rPr>
          <w:noProof/>
        </w:rPr>
      </w:pPr>
      <w:hyperlink w:anchor="__RefHeading__1482_1605960097" w:history="1">
        <w:r w:rsidR="00610B98">
          <w:rPr>
            <w:rStyle w:val="IndexLink"/>
            <w:noProof/>
          </w:rPr>
          <w:t>7 Efforts for this deliverable</w:t>
        </w:r>
        <w:r w:rsidR="00610B98">
          <w:rPr>
            <w:rStyle w:val="IndexLink"/>
            <w:noProof/>
          </w:rPr>
          <w:tab/>
          <w:t>15</w:t>
        </w:r>
      </w:hyperlink>
      <w:r w:rsidR="00610B98">
        <w:rPr>
          <w:noProof/>
        </w:rPr>
        <w:cr/>
      </w:r>
    </w:p>
    <w:p w14:paraId="22859FDB" w14:textId="77777777" w:rsidR="00B23085" w:rsidRDefault="00FB5CE7">
      <w:pPr>
        <w:pStyle w:val="TOC1"/>
        <w:tabs>
          <w:tab w:val="right" w:leader="dot" w:pos="8232"/>
        </w:tabs>
        <w:rPr>
          <w:noProof/>
        </w:rPr>
      </w:pPr>
      <w:hyperlink w:anchor="__RefHeading__1484_1605960097" w:history="1">
        <w:r w:rsidR="00610B98">
          <w:rPr>
            <w:rStyle w:val="IndexLink"/>
            <w:noProof/>
          </w:rPr>
          <w:t>Appendices</w:t>
        </w:r>
        <w:r w:rsidR="00610B98">
          <w:rPr>
            <w:rStyle w:val="IndexLink"/>
            <w:noProof/>
          </w:rPr>
          <w:tab/>
          <w:t>15</w:t>
        </w:r>
      </w:hyperlink>
      <w:r w:rsidR="00610B98">
        <w:rPr>
          <w:noProof/>
        </w:rPr>
        <w:cr/>
      </w:r>
    </w:p>
    <w:p w14:paraId="7B52493B" w14:textId="77777777" w:rsidR="00B23085" w:rsidRDefault="00FB5CE7">
      <w:pPr>
        <w:pStyle w:val="TOC1"/>
        <w:tabs>
          <w:tab w:val="right" w:leader="dot" w:pos="8232"/>
        </w:tabs>
        <w:sectPr w:rsidR="00B23085">
          <w:type w:val="continuous"/>
          <w:pgSz w:w="11906" w:h="16838"/>
          <w:pgMar w:top="1440" w:right="1440" w:bottom="1440" w:left="2234" w:header="720" w:footer="720" w:gutter="0"/>
          <w:cols w:space="720"/>
          <w:docGrid w:linePitch="240" w:charSpace="8192"/>
        </w:sectPr>
      </w:pPr>
      <w:hyperlink w:anchor="__RefHeading__1486_1605960097" w:history="1">
        <w:r w:rsidR="00610B98">
          <w:rPr>
            <w:rStyle w:val="IndexLink"/>
            <w:noProof/>
          </w:rPr>
          <w:t xml:space="preserve">Background information </w:t>
        </w:r>
        <w:r w:rsidR="00610B98">
          <w:rPr>
            <w:rStyle w:val="IndexLink"/>
            <w:noProof/>
          </w:rPr>
          <w:tab/>
          <w:t>16</w:t>
        </w:r>
      </w:hyperlink>
      <w:r w:rsidR="00610B98">
        <w:rPr>
          <w:noProof/>
        </w:rPr>
        <w:cr/>
      </w:r>
      <w:r w:rsidR="00610B98">
        <w:fldChar w:fldCharType="end"/>
      </w:r>
    </w:p>
    <w:p w14:paraId="1ED050E0" w14:textId="77777777" w:rsidR="00B23085" w:rsidRDefault="00FB5CE7">
      <w:hyperlink w:anchor="_Toc370369498" w:history="1"/>
    </w:p>
    <w:p w14:paraId="38BB5F57" w14:textId="77777777" w:rsidR="00B23085" w:rsidRDefault="00B23085"/>
    <w:p w14:paraId="07456EC4" w14:textId="77777777" w:rsidR="00B23085" w:rsidRDefault="00610B98">
      <w:pPr>
        <w:pStyle w:val="Heading1"/>
        <w:pageBreakBefore/>
        <w:rPr>
          <w:sz w:val="22"/>
        </w:rPr>
      </w:pPr>
      <w:bookmarkStart w:id="3" w:name="__RefHeading__1454_1605960097"/>
      <w:bookmarkStart w:id="4" w:name="h.4q072v99x1um"/>
      <w:bookmarkStart w:id="5" w:name="_Toc370369498"/>
      <w:bookmarkEnd w:id="3"/>
      <w:bookmarkEnd w:id="4"/>
      <w:r>
        <w:lastRenderedPageBreak/>
        <w:t>1</w:t>
      </w:r>
      <w:r>
        <w:tab/>
        <w:t>Executive summary</w:t>
      </w:r>
      <w:bookmarkEnd w:id="5"/>
    </w:p>
    <w:p w14:paraId="0DB706BC" w14:textId="46D0BBCB" w:rsidR="00B23085" w:rsidRDefault="00610B98" w:rsidP="003329BB">
      <w:pPr>
        <w:spacing w:line="240" w:lineRule="auto"/>
        <w:jc w:val="both"/>
        <w:rPr>
          <w:ins w:id="6" w:author="Michael Wilson" w:date="2013-11-03T15:57:00Z"/>
          <w:sz w:val="22"/>
        </w:rPr>
      </w:pPr>
      <w:r>
        <w:rPr>
          <w:sz w:val="22"/>
        </w:rPr>
        <w:t xml:space="preserve">The Standards development work package (WP2) </w:t>
      </w:r>
      <w:r w:rsidR="00B15829">
        <w:rPr>
          <w:sz w:val="22"/>
        </w:rPr>
        <w:t xml:space="preserve">here </w:t>
      </w:r>
      <w:r>
        <w:rPr>
          <w:sz w:val="22"/>
        </w:rPr>
        <w:t>delivers the essential exchange standard for</w:t>
      </w:r>
      <w:ins w:id="7" w:author="Michael Wilson" w:date="2013-11-03T14:04:00Z">
        <w:r w:rsidR="004D1F20">
          <w:rPr>
            <w:sz w:val="22"/>
          </w:rPr>
          <w:t xml:space="preserve"> </w:t>
        </w:r>
      </w:ins>
      <w:del w:id="8" w:author="Michael Wilson" w:date="2013-11-03T14:04:00Z">
        <w:r w:rsidDel="004D1F20">
          <w:rPr>
            <w:sz w:val="22"/>
          </w:rPr>
          <w:delText xml:space="preserve"> </w:delText>
        </w:r>
      </w:del>
      <w:ins w:id="9" w:author="Michael Wilson" w:date="2013-11-03T14:01:00Z">
        <w:r w:rsidR="004D1F20">
          <w:rPr>
            <w:sz w:val="22"/>
          </w:rPr>
          <w:t xml:space="preserve">vendor agnostic </w:t>
        </w:r>
      </w:ins>
      <w:ins w:id="10" w:author="Michael Wilson" w:date="2013-11-03T14:02:00Z">
        <w:r w:rsidR="004D1F20">
          <w:rPr>
            <w:sz w:val="22"/>
          </w:rPr>
          <w:t>Nuclear Magnetic Resonance (</w:t>
        </w:r>
      </w:ins>
      <w:r>
        <w:rPr>
          <w:sz w:val="22"/>
        </w:rPr>
        <w:t>NMR</w:t>
      </w:r>
      <w:ins w:id="11" w:author="Michael Wilson" w:date="2013-11-03T14:02:00Z">
        <w:r w:rsidR="004D1F20">
          <w:rPr>
            <w:sz w:val="22"/>
          </w:rPr>
          <w:t xml:space="preserve">) </w:t>
        </w:r>
      </w:ins>
      <w:ins w:id="12" w:author="Michael Wilson" w:date="2013-11-03T14:03:00Z">
        <w:r w:rsidR="004D1F20">
          <w:rPr>
            <w:sz w:val="22"/>
          </w:rPr>
          <w:t>spectrum</w:t>
        </w:r>
      </w:ins>
      <w:del w:id="13" w:author="Michael Wilson" w:date="2013-11-03T14:02:00Z">
        <w:r w:rsidDel="004D1F20">
          <w:rPr>
            <w:sz w:val="22"/>
          </w:rPr>
          <w:delText>-based metabolomics raw</w:delText>
        </w:r>
      </w:del>
      <w:r>
        <w:rPr>
          <w:sz w:val="22"/>
        </w:rPr>
        <w:t xml:space="preserve"> data</w:t>
      </w:r>
      <w:ins w:id="14" w:author="Michael Wilson" w:date="2013-11-03T15:57:00Z">
        <w:r w:rsidR="004B24B3">
          <w:rPr>
            <w:sz w:val="22"/>
          </w:rPr>
          <w:t>, with a focus on capturing data that is useful in NMR based metabolomics experiments</w:t>
        </w:r>
      </w:ins>
      <w:r>
        <w:rPr>
          <w:sz w:val="22"/>
        </w:rPr>
        <w:t>. After the formulation of UML use case diagrams</w:t>
      </w:r>
      <w:del w:id="15" w:author="Michael Wilson" w:date="2013-11-03T15:57:00Z">
        <w:r w:rsidDel="00AE27DF">
          <w:rPr>
            <w:sz w:val="22"/>
          </w:rPr>
          <w:delText xml:space="preserve"> </w:delText>
        </w:r>
      </w:del>
      <w:del w:id="16" w:author="Michael Wilson" w:date="2013-11-03T14:15:00Z">
        <w:r w:rsidDel="000E4E9D">
          <w:rPr>
            <w:sz w:val="22"/>
          </w:rPr>
          <w:delText>for the nmrML core specification</w:delText>
        </w:r>
      </w:del>
      <w:r>
        <w:rPr>
          <w:sz w:val="22"/>
        </w:rPr>
        <w:t>, we agreed upon design pr</w:t>
      </w:r>
      <w:r w:rsidR="009C0AC1">
        <w:rPr>
          <w:sz w:val="22"/>
        </w:rPr>
        <w:t>inciples (technical and content-</w:t>
      </w:r>
      <w:r>
        <w:rPr>
          <w:sz w:val="22"/>
        </w:rPr>
        <w:t>wise) and</w:t>
      </w:r>
      <w:r w:rsidR="009C0AC1">
        <w:rPr>
          <w:sz w:val="22"/>
        </w:rPr>
        <w:t xml:space="preserve"> the overall development setup.</w:t>
      </w:r>
    </w:p>
    <w:p w14:paraId="17D7A48F" w14:textId="77777777" w:rsidR="004B24B3" w:rsidRDefault="004B24B3" w:rsidP="003329BB">
      <w:pPr>
        <w:spacing w:line="240" w:lineRule="auto"/>
        <w:jc w:val="both"/>
        <w:rPr>
          <w:sz w:val="22"/>
        </w:rPr>
      </w:pPr>
    </w:p>
    <w:p w14:paraId="418A103F" w14:textId="6C2380DA" w:rsidR="00B23085" w:rsidRDefault="000E4E9D" w:rsidP="003329BB">
      <w:pPr>
        <w:spacing w:line="240" w:lineRule="auto"/>
        <w:jc w:val="both"/>
        <w:rPr>
          <w:sz w:val="22"/>
        </w:rPr>
      </w:pPr>
      <w:ins w:id="17" w:author="Michael Wilson" w:date="2013-11-03T14:17:00Z">
        <w:r>
          <w:rPr>
            <w:sz w:val="22"/>
          </w:rPr>
          <w:t xml:space="preserve">We prepared a set of documents to define the format </w:t>
        </w:r>
      </w:ins>
      <w:ins w:id="18" w:author="Michael Wilson" w:date="2013-11-03T14:20:00Z">
        <w:r>
          <w:rPr>
            <w:sz w:val="22"/>
          </w:rPr>
          <w:t>as well as documentation and example files to demonstrate the intended use to our target users</w:t>
        </w:r>
      </w:ins>
      <w:ins w:id="19" w:author="Michael Wilson" w:date="2013-11-03T14:17:00Z">
        <w:r>
          <w:rPr>
            <w:sz w:val="22"/>
          </w:rPr>
          <w:t xml:space="preserve">. </w:t>
        </w:r>
      </w:ins>
      <w:del w:id="20" w:author="Michael Wilson" w:date="2013-11-03T14:21:00Z">
        <w:r w:rsidR="00610B98" w:rsidDel="000E4E9D">
          <w:rPr>
            <w:sz w:val="22"/>
          </w:rPr>
          <w:delText>The following files were</w:delText>
        </w:r>
      </w:del>
      <w:ins w:id="21" w:author="Michael Wilson" w:date="2013-11-03T14:21:00Z">
        <w:r>
          <w:rPr>
            <w:sz w:val="22"/>
          </w:rPr>
          <w:t>The current version</w:t>
        </w:r>
        <w:r w:rsidR="00733729">
          <w:rPr>
            <w:sz w:val="22"/>
          </w:rPr>
          <w:t>s of these documents were distribu</w:t>
        </w:r>
        <w:r>
          <w:rPr>
            <w:sz w:val="22"/>
          </w:rPr>
          <w:t>ted via nmrml.org as</w:t>
        </w:r>
      </w:ins>
      <w:r w:rsidR="00610B98">
        <w:rPr>
          <w:sz w:val="22"/>
        </w:rPr>
        <w:t xml:space="preserve"> </w:t>
      </w:r>
      <w:del w:id="22" w:author="Michael Wilson" w:date="2013-11-03T14:09:00Z">
        <w:r w:rsidR="00610B98" w:rsidDel="004D1F20">
          <w:rPr>
            <w:sz w:val="22"/>
          </w:rPr>
          <w:delText xml:space="preserve">released </w:delText>
        </w:r>
      </w:del>
      <w:ins w:id="23" w:author="Michael Wilson" w:date="2013-11-03T14:09:00Z">
        <w:r w:rsidR="004D1F20">
          <w:rPr>
            <w:sz w:val="22"/>
          </w:rPr>
          <w:t xml:space="preserve">release candidates </w:t>
        </w:r>
      </w:ins>
      <w:ins w:id="24" w:author="Michael Wilson" w:date="2013-11-03T14:21:00Z">
        <w:r>
          <w:rPr>
            <w:sz w:val="22"/>
          </w:rPr>
          <w:t xml:space="preserve">with the </w:t>
        </w:r>
      </w:ins>
      <w:del w:id="25" w:author="Michael Wilson" w:date="2013-11-03T14:09:00Z">
        <w:r w:rsidR="00610B98" w:rsidDel="004D1F20">
          <w:rPr>
            <w:sz w:val="22"/>
          </w:rPr>
          <w:delText xml:space="preserve">in a </w:delText>
        </w:r>
      </w:del>
      <w:del w:id="26" w:author="Michael Wilson" w:date="2013-11-03T14:06:00Z">
        <w:r w:rsidR="00610B98" w:rsidDel="004D1F20">
          <w:rPr>
            <w:sz w:val="22"/>
          </w:rPr>
          <w:delText>prototype state</w:delText>
        </w:r>
      </w:del>
      <w:del w:id="27" w:author="Michael Wilson" w:date="2013-11-03T14:21:00Z">
        <w:r w:rsidR="00610B98" w:rsidDel="000E4E9D">
          <w:rPr>
            <w:sz w:val="22"/>
          </w:rPr>
          <w:delText xml:space="preserve">, </w:delText>
        </w:r>
      </w:del>
      <w:del w:id="28" w:author="Michael Wilson" w:date="2013-11-03T14:09:00Z">
        <w:r w:rsidR="00610B98" w:rsidDel="004D1F20">
          <w:rPr>
            <w:sz w:val="22"/>
          </w:rPr>
          <w:delText xml:space="preserve">mainly for </w:delText>
        </w:r>
        <w:r w:rsidR="00B15829" w:rsidDel="004D1F20">
          <w:rPr>
            <w:sz w:val="22"/>
          </w:rPr>
          <w:delText xml:space="preserve">parser </w:delText>
        </w:r>
        <w:r w:rsidR="00610B98" w:rsidDel="004D1F20">
          <w:rPr>
            <w:sz w:val="22"/>
          </w:rPr>
          <w:delText xml:space="preserve">testing and </w:delText>
        </w:r>
      </w:del>
      <w:del w:id="29" w:author="Michael Wilson" w:date="2013-11-03T14:21:00Z">
        <w:r w:rsidR="00610B98" w:rsidDel="000E4E9D">
          <w:rPr>
            <w:sz w:val="22"/>
          </w:rPr>
          <w:delText>to</w:delText>
        </w:r>
      </w:del>
      <w:ins w:id="30" w:author="Michael Wilson" w:date="2013-11-03T14:21:00Z">
        <w:r>
          <w:rPr>
            <w:sz w:val="22"/>
          </w:rPr>
          <w:t>goal of</w:t>
        </w:r>
      </w:ins>
      <w:r w:rsidR="00610B98">
        <w:rPr>
          <w:sz w:val="22"/>
        </w:rPr>
        <w:t xml:space="preserve"> </w:t>
      </w:r>
      <w:del w:id="31" w:author="Michael Wilson" w:date="2013-11-03T14:22:00Z">
        <w:r w:rsidR="00610B98" w:rsidDel="000E4E9D">
          <w:rPr>
            <w:sz w:val="22"/>
          </w:rPr>
          <w:delText xml:space="preserve">gather </w:delText>
        </w:r>
      </w:del>
      <w:ins w:id="32" w:author="Michael Wilson" w:date="2013-11-03T14:22:00Z">
        <w:r>
          <w:rPr>
            <w:sz w:val="22"/>
          </w:rPr>
          <w:t xml:space="preserve">generating </w:t>
        </w:r>
      </w:ins>
      <w:r w:rsidR="00610B98">
        <w:rPr>
          <w:sz w:val="22"/>
        </w:rPr>
        <w:t>initial user feedback</w:t>
      </w:r>
      <w:ins w:id="33" w:author="Michael Wilson" w:date="2013-11-03T14:09:00Z">
        <w:r w:rsidR="004D1F20">
          <w:rPr>
            <w:sz w:val="22"/>
          </w:rPr>
          <w:t xml:space="preserve"> and</w:t>
        </w:r>
      </w:ins>
      <w:ins w:id="34" w:author="Michael Wilson" w:date="2013-11-03T14:22:00Z">
        <w:r>
          <w:rPr>
            <w:sz w:val="22"/>
          </w:rPr>
          <w:t xml:space="preserve"> to</w:t>
        </w:r>
      </w:ins>
      <w:ins w:id="35" w:author="Michael Wilson" w:date="2013-11-03T14:09:00Z">
        <w:r w:rsidR="004D1F20">
          <w:rPr>
            <w:sz w:val="22"/>
          </w:rPr>
          <w:t xml:space="preserve"> facilitate</w:t>
        </w:r>
      </w:ins>
      <w:ins w:id="36" w:author="Michael Wilson" w:date="2013-11-03T14:22:00Z">
        <w:r>
          <w:rPr>
            <w:sz w:val="22"/>
          </w:rPr>
          <w:t xml:space="preserve"> the</w:t>
        </w:r>
      </w:ins>
      <w:ins w:id="37" w:author="Michael Wilson" w:date="2013-11-03T14:09:00Z">
        <w:r w:rsidR="004D1F20">
          <w:rPr>
            <w:sz w:val="22"/>
          </w:rPr>
          <w:t xml:space="preserve"> integration and development of software tools</w:t>
        </w:r>
      </w:ins>
      <w:ins w:id="38" w:author="Michael Wilson" w:date="2013-11-03T14:25:00Z">
        <w:r w:rsidR="00733729">
          <w:rPr>
            <w:sz w:val="22"/>
          </w:rPr>
          <w:t xml:space="preserve"> before the first finalized version is released</w:t>
        </w:r>
      </w:ins>
      <w:ins w:id="39" w:author="Michael Wilson" w:date="2013-11-03T14:22:00Z">
        <w:r>
          <w:rPr>
            <w:sz w:val="22"/>
          </w:rPr>
          <w:t>.</w:t>
        </w:r>
      </w:ins>
      <w:ins w:id="40" w:author="Michael Wilson" w:date="2013-11-03T14:25:00Z">
        <w:r w:rsidR="00733729">
          <w:rPr>
            <w:sz w:val="22"/>
          </w:rPr>
          <w:t xml:space="preserve"> The following describes the documents </w:t>
        </w:r>
      </w:ins>
      <w:ins w:id="41" w:author="Michael Wilson" w:date="2013-11-03T14:26:00Z">
        <w:r w:rsidR="00733729">
          <w:rPr>
            <w:sz w:val="22"/>
          </w:rPr>
          <w:t xml:space="preserve">that </w:t>
        </w:r>
      </w:ins>
      <w:ins w:id="42" w:author="Michael Wilson" w:date="2013-11-03T14:25:00Z">
        <w:r w:rsidR="00733729">
          <w:rPr>
            <w:sz w:val="22"/>
          </w:rPr>
          <w:t>we have prepared</w:t>
        </w:r>
      </w:ins>
      <w:del w:id="43" w:author="Michael Wilson" w:date="2013-11-03T14:22:00Z">
        <w:r w:rsidR="00610B98" w:rsidDel="00733729">
          <w:rPr>
            <w:sz w:val="22"/>
          </w:rPr>
          <w:delText>:</w:delText>
        </w:r>
      </w:del>
      <w:ins w:id="44" w:author="Michael Wilson" w:date="2013-11-03T14:22:00Z">
        <w:r w:rsidR="00733729">
          <w:rPr>
            <w:sz w:val="22"/>
          </w:rPr>
          <w:t>:</w:t>
        </w:r>
      </w:ins>
    </w:p>
    <w:p w14:paraId="689E1255" w14:textId="77777777" w:rsidR="00B23085" w:rsidRDefault="00B23085" w:rsidP="003329BB">
      <w:pPr>
        <w:spacing w:line="240" w:lineRule="auto"/>
        <w:jc w:val="both"/>
        <w:rPr>
          <w:sz w:val="22"/>
        </w:rPr>
      </w:pPr>
    </w:p>
    <w:p w14:paraId="133231BB" w14:textId="16F2930C" w:rsidR="00B23085" w:rsidRPr="00B15829" w:rsidRDefault="00610B98" w:rsidP="003329BB">
      <w:pPr>
        <w:spacing w:line="240" w:lineRule="auto"/>
        <w:ind w:left="720" w:hanging="359"/>
        <w:jc w:val="both"/>
        <w:rPr>
          <w:b/>
          <w:sz w:val="22"/>
        </w:rPr>
      </w:pPr>
      <w:r>
        <w:rPr>
          <w:sz w:val="22"/>
        </w:rPr>
        <w:t xml:space="preserve">● </w:t>
      </w:r>
      <w:r>
        <w:rPr>
          <w:sz w:val="22"/>
        </w:rPr>
        <w:tab/>
      </w:r>
      <w:r w:rsidRPr="00B15829">
        <w:rPr>
          <w:b/>
          <w:sz w:val="22"/>
        </w:rPr>
        <w:t>nmrML.xsd</w:t>
      </w:r>
      <w:ins w:id="45" w:author="Michael Wilson" w:date="2013-11-03T14:26:00Z">
        <w:r w:rsidR="00733729">
          <w:rPr>
            <w:b/>
            <w:sz w:val="22"/>
          </w:rPr>
          <w:t xml:space="preserve"> ( nmrml.org/</w:t>
        </w:r>
      </w:ins>
      <w:ins w:id="46" w:author="Michael Wilson" w:date="2013-11-03T14:27:00Z">
        <w:r w:rsidR="00733729">
          <w:rPr>
            <w:b/>
            <w:sz w:val="22"/>
          </w:rPr>
          <w:t>schema/1.0.rc1/nmrml.xsd )</w:t>
        </w:r>
      </w:ins>
    </w:p>
    <w:p w14:paraId="07AA872A" w14:textId="591648D0" w:rsidR="00B23085" w:rsidRDefault="00610B98" w:rsidP="003329BB">
      <w:pPr>
        <w:spacing w:line="240" w:lineRule="auto"/>
        <w:ind w:left="1440" w:hanging="359"/>
        <w:jc w:val="both"/>
        <w:rPr>
          <w:sz w:val="22"/>
        </w:rPr>
      </w:pPr>
      <w:r>
        <w:rPr>
          <w:sz w:val="22"/>
        </w:rPr>
        <w:t xml:space="preserve">○ </w:t>
      </w:r>
      <w:r>
        <w:rPr>
          <w:sz w:val="22"/>
        </w:rPr>
        <w:tab/>
      </w:r>
      <w:ins w:id="47" w:author="Michael Wilson" w:date="2013-11-03T14:34:00Z">
        <w:r w:rsidR="00DD1F68">
          <w:rPr>
            <w:sz w:val="22"/>
          </w:rPr>
          <w:t>An</w:t>
        </w:r>
      </w:ins>
      <w:ins w:id="48" w:author="Michael Wilson" w:date="2013-11-03T14:33:00Z">
        <w:r w:rsidR="00DD1F68">
          <w:rPr>
            <w:sz w:val="22"/>
          </w:rPr>
          <w:t xml:space="preserve"> xml sch</w:t>
        </w:r>
      </w:ins>
      <w:ins w:id="49" w:author="Michael Wilson" w:date="2013-11-03T14:34:00Z">
        <w:r w:rsidR="00DD1F68">
          <w:rPr>
            <w:sz w:val="22"/>
          </w:rPr>
          <w:t>e</w:t>
        </w:r>
      </w:ins>
      <w:ins w:id="50" w:author="Michael Wilson" w:date="2013-11-03T14:33:00Z">
        <w:r w:rsidR="00DD1F68">
          <w:rPr>
            <w:sz w:val="22"/>
          </w:rPr>
          <w:t xml:space="preserve">ma that </w:t>
        </w:r>
      </w:ins>
      <w:ins w:id="51" w:author="Michael Wilson" w:date="2013-11-03T14:30:00Z">
        <w:r w:rsidR="00DD1F68">
          <w:rPr>
            <w:sz w:val="22"/>
          </w:rPr>
          <w:t>d</w:t>
        </w:r>
        <w:r w:rsidR="00733729">
          <w:rPr>
            <w:sz w:val="22"/>
          </w:rPr>
          <w:t xml:space="preserve">efines the structure, content and semantics of the </w:t>
        </w:r>
      </w:ins>
      <w:ins w:id="52" w:author="Michael Wilson" w:date="2013-11-03T14:31:00Z">
        <w:r w:rsidR="00733729">
          <w:rPr>
            <w:sz w:val="22"/>
          </w:rPr>
          <w:t>nmrML</w:t>
        </w:r>
      </w:ins>
      <w:ins w:id="53" w:author="Michael Wilson" w:date="2013-11-03T14:30:00Z">
        <w:r w:rsidR="00733729">
          <w:rPr>
            <w:sz w:val="22"/>
          </w:rPr>
          <w:t xml:space="preserve"> </w:t>
        </w:r>
      </w:ins>
      <w:ins w:id="54" w:author="Michael Wilson" w:date="2013-11-03T14:31:00Z">
        <w:r w:rsidR="00733729">
          <w:rPr>
            <w:sz w:val="22"/>
          </w:rPr>
          <w:t xml:space="preserve">documents. </w:t>
        </w:r>
      </w:ins>
      <w:r>
        <w:rPr>
          <w:sz w:val="22"/>
        </w:rPr>
        <w:t xml:space="preserve">The </w:t>
      </w:r>
      <w:ins w:id="55" w:author="Michael Wilson" w:date="2013-11-03T20:18:00Z">
        <w:r w:rsidR="00950078">
          <w:rPr>
            <w:sz w:val="22"/>
          </w:rPr>
          <w:t xml:space="preserve">XML </w:t>
        </w:r>
      </w:ins>
      <w:del w:id="56" w:author="Michael Wilson" w:date="2013-11-03T14:34:00Z">
        <w:r w:rsidDel="00DD1F68">
          <w:rPr>
            <w:sz w:val="22"/>
          </w:rPr>
          <w:delText xml:space="preserve">specification </w:delText>
        </w:r>
      </w:del>
      <w:ins w:id="57" w:author="Michael Wilson" w:date="2013-11-03T14:34:00Z">
        <w:r w:rsidR="00DD1F68">
          <w:rPr>
            <w:sz w:val="22"/>
          </w:rPr>
          <w:t xml:space="preserve">schema </w:t>
        </w:r>
      </w:ins>
      <w:ins w:id="58" w:author="Michael Wilson" w:date="2013-11-03T20:18:00Z">
        <w:r w:rsidR="00950078">
          <w:rPr>
            <w:sz w:val="22"/>
          </w:rPr>
          <w:t xml:space="preserve">definition (XSD) </w:t>
        </w:r>
      </w:ins>
      <w:ins w:id="59" w:author="Michael Wilson" w:date="2013-11-03T14:32:00Z">
        <w:r w:rsidR="00DD1F68">
          <w:rPr>
            <w:sz w:val="22"/>
          </w:rPr>
          <w:t xml:space="preserve">is in the XML Schema 1.1 format following the </w:t>
        </w:r>
      </w:ins>
      <w:ins w:id="60" w:author="Michael Wilson" w:date="2013-11-03T14:33:00Z">
        <w:r w:rsidR="00DD1F68">
          <w:rPr>
            <w:sz w:val="22"/>
          </w:rPr>
          <w:t xml:space="preserve">W3C </w:t>
        </w:r>
      </w:ins>
      <w:ins w:id="61" w:author="Michael Wilson" w:date="2013-11-03T14:32:00Z">
        <w:r w:rsidR="00DD1F68">
          <w:rPr>
            <w:sz w:val="22"/>
          </w:rPr>
          <w:t>recommendation (</w:t>
        </w:r>
      </w:ins>
      <w:ins w:id="62" w:author="Michael Wilson" w:date="2013-11-03T14:33:00Z">
        <w:r w:rsidR="00DD1F68">
          <w:rPr>
            <w:sz w:val="22"/>
          </w:rPr>
          <w:t xml:space="preserve"> </w:t>
        </w:r>
        <w:r w:rsidR="00DD1F68" w:rsidRPr="00DD1F68">
          <w:rPr>
            <w:sz w:val="22"/>
          </w:rPr>
          <w:t xml:space="preserve">w3.org/XML/Schema </w:t>
        </w:r>
        <w:r w:rsidR="00DD1F68">
          <w:rPr>
            <w:sz w:val="22"/>
          </w:rPr>
          <w:t xml:space="preserve">). </w:t>
        </w:r>
      </w:ins>
      <w:del w:id="63" w:author="Michael Wilson" w:date="2013-11-03T16:03:00Z">
        <w:r w:rsidDel="002B393E">
          <w:rPr>
            <w:sz w:val="22"/>
          </w:rPr>
          <w:delText xml:space="preserve">of </w:delText>
        </w:r>
      </w:del>
      <w:ins w:id="64" w:author="Michael Wilson" w:date="2013-11-03T16:03:00Z">
        <w:r w:rsidR="002B393E">
          <w:rPr>
            <w:sz w:val="22"/>
          </w:rPr>
          <w:t>T</w:t>
        </w:r>
      </w:ins>
      <w:del w:id="65" w:author="Michael Wilson" w:date="2013-11-03T16:03:00Z">
        <w:r w:rsidDel="002B393E">
          <w:rPr>
            <w:sz w:val="22"/>
          </w:rPr>
          <w:delText>t</w:delText>
        </w:r>
      </w:del>
      <w:r>
        <w:rPr>
          <w:sz w:val="22"/>
        </w:rPr>
        <w:t xml:space="preserve">he </w:t>
      </w:r>
      <w:ins w:id="66" w:author="Michael Wilson" w:date="2013-11-03T16:03:00Z">
        <w:r w:rsidR="002B393E">
          <w:rPr>
            <w:sz w:val="22"/>
          </w:rPr>
          <w:t xml:space="preserve">schema allows for the capture of </w:t>
        </w:r>
      </w:ins>
      <w:del w:id="67" w:author="Michael Wilson" w:date="2013-11-03T16:03:00Z">
        <w:r w:rsidDel="002B393E">
          <w:rPr>
            <w:sz w:val="22"/>
          </w:rPr>
          <w:delText>NMR raw data</w:delText>
        </w:r>
        <w:r w:rsidR="00B15829" w:rsidDel="002B393E">
          <w:rPr>
            <w:sz w:val="22"/>
          </w:rPr>
          <w:delText xml:space="preserve"> exchange format in XML Schema s</w:delText>
        </w:r>
        <w:r w:rsidDel="002B393E">
          <w:rPr>
            <w:sz w:val="22"/>
          </w:rPr>
          <w:delText>yntax</w:delText>
        </w:r>
        <w:r w:rsidR="00B15829" w:rsidDel="002B393E">
          <w:rPr>
            <w:sz w:val="22"/>
          </w:rPr>
          <w:delText>,</w:delText>
        </w:r>
        <w:r w:rsidDel="002B393E">
          <w:rPr>
            <w:sz w:val="22"/>
          </w:rPr>
          <w:delText xml:space="preserve"> with </w:delText>
        </w:r>
      </w:del>
      <w:ins w:id="68" w:author="Michael Wilson" w:date="2013-11-03T16:03:00Z">
        <w:r w:rsidR="002B393E">
          <w:rPr>
            <w:sz w:val="22"/>
          </w:rPr>
          <w:t>r</w:t>
        </w:r>
      </w:ins>
      <w:del w:id="69" w:author="Michael Wilson" w:date="2013-11-03T16:03:00Z">
        <w:r w:rsidDel="002B393E">
          <w:rPr>
            <w:sz w:val="22"/>
          </w:rPr>
          <w:delText>focus on r</w:delText>
        </w:r>
      </w:del>
      <w:r>
        <w:rPr>
          <w:sz w:val="22"/>
        </w:rPr>
        <w:t xml:space="preserve">aw </w:t>
      </w:r>
      <w:del w:id="70" w:author="Michael Wilson" w:date="2013-11-03T14:10:00Z">
        <w:r w:rsidDel="004D1F20">
          <w:rPr>
            <w:sz w:val="22"/>
          </w:rPr>
          <w:delText xml:space="preserve">FID </w:delText>
        </w:r>
      </w:del>
      <w:r>
        <w:rPr>
          <w:sz w:val="22"/>
        </w:rPr>
        <w:t>NMR</w:t>
      </w:r>
      <w:ins w:id="71" w:author="Michael Wilson" w:date="2013-11-03T14:10:00Z">
        <w:r w:rsidR="004D1F20">
          <w:rPr>
            <w:sz w:val="22"/>
          </w:rPr>
          <w:t xml:space="preserve"> spectrum</w:t>
        </w:r>
      </w:ins>
      <w:r>
        <w:rPr>
          <w:sz w:val="22"/>
        </w:rPr>
        <w:t xml:space="preserve"> data</w:t>
      </w:r>
      <w:ins w:id="72" w:author="Michael Wilson" w:date="2013-11-03T14:10:00Z">
        <w:r w:rsidR="004D1F20">
          <w:rPr>
            <w:sz w:val="22"/>
          </w:rPr>
          <w:t xml:space="preserve"> and </w:t>
        </w:r>
      </w:ins>
      <w:ins w:id="73" w:author="Michael Wilson" w:date="2013-11-03T14:11:00Z">
        <w:r w:rsidR="004D1F20">
          <w:rPr>
            <w:sz w:val="22"/>
          </w:rPr>
          <w:t>acquisition</w:t>
        </w:r>
      </w:ins>
      <w:ins w:id="74" w:author="Michael Wilson" w:date="2013-11-03T14:10:00Z">
        <w:r w:rsidR="004D1F20">
          <w:rPr>
            <w:sz w:val="22"/>
          </w:rPr>
          <w:t xml:space="preserve"> </w:t>
        </w:r>
      </w:ins>
      <w:ins w:id="75" w:author="Michael Wilson" w:date="2013-11-03T14:11:00Z">
        <w:r w:rsidR="007A0697">
          <w:rPr>
            <w:sz w:val="22"/>
          </w:rPr>
          <w:t>parame</w:t>
        </w:r>
        <w:r w:rsidR="004D1F20">
          <w:rPr>
            <w:sz w:val="22"/>
          </w:rPr>
          <w:t>ters</w:t>
        </w:r>
      </w:ins>
      <w:ins w:id="76" w:author="Michael Wilson" w:date="2013-11-03T16:03:00Z">
        <w:r w:rsidR="002B393E">
          <w:rPr>
            <w:sz w:val="22"/>
          </w:rPr>
          <w:t xml:space="preserve"> for</w:t>
        </w:r>
      </w:ins>
      <w:del w:id="77" w:author="Michael Wilson" w:date="2013-11-03T16:03:00Z">
        <w:r w:rsidDel="002B393E">
          <w:rPr>
            <w:sz w:val="22"/>
          </w:rPr>
          <w:delText>. Currently</w:delText>
        </w:r>
      </w:del>
      <w:ins w:id="78" w:author="Michael Wilson" w:date="2013-11-03T16:01:00Z">
        <w:r w:rsidR="002B393E">
          <w:rPr>
            <w:sz w:val="22"/>
          </w:rPr>
          <w:t xml:space="preserve"> both</w:t>
        </w:r>
      </w:ins>
      <w:r>
        <w:rPr>
          <w:sz w:val="22"/>
        </w:rPr>
        <w:t xml:space="preserve"> </w:t>
      </w:r>
      <w:del w:id="79" w:author="Michael Wilson" w:date="2013-11-03T16:00:00Z">
        <w:r w:rsidDel="002B393E">
          <w:rPr>
            <w:sz w:val="22"/>
          </w:rPr>
          <w:delText xml:space="preserve">1D </w:delText>
        </w:r>
      </w:del>
      <w:ins w:id="80" w:author="Michael Wilson" w:date="2013-11-03T16:00:00Z">
        <w:r w:rsidR="006B2AE2">
          <w:rPr>
            <w:sz w:val="22"/>
          </w:rPr>
          <w:t>one-</w:t>
        </w:r>
        <w:r w:rsidR="002B393E">
          <w:rPr>
            <w:sz w:val="22"/>
          </w:rPr>
          <w:t xml:space="preserve">dimensional </w:t>
        </w:r>
      </w:ins>
      <w:r>
        <w:rPr>
          <w:sz w:val="22"/>
        </w:rPr>
        <w:t xml:space="preserve">and </w:t>
      </w:r>
      <w:del w:id="81" w:author="Michael Wilson" w:date="2013-11-03T16:04:00Z">
        <w:r w:rsidDel="00BF63C1">
          <w:rPr>
            <w:sz w:val="22"/>
          </w:rPr>
          <w:delText xml:space="preserve">basic </w:delText>
        </w:r>
      </w:del>
      <w:del w:id="82" w:author="Michael Wilson" w:date="2013-11-03T16:00:00Z">
        <w:r w:rsidDel="002B393E">
          <w:rPr>
            <w:sz w:val="22"/>
          </w:rPr>
          <w:delText xml:space="preserve">2D </w:delText>
        </w:r>
      </w:del>
      <w:ins w:id="83" w:author="Michael Wilson" w:date="2013-11-03T16:04:00Z">
        <w:r w:rsidR="006B2AE2">
          <w:rPr>
            <w:sz w:val="22"/>
          </w:rPr>
          <w:t>two-dimensional</w:t>
        </w:r>
      </w:ins>
      <w:ins w:id="84" w:author="Michael Wilson" w:date="2013-11-03T16:00:00Z">
        <w:r w:rsidR="002B393E">
          <w:rPr>
            <w:sz w:val="22"/>
          </w:rPr>
          <w:t xml:space="preserve"> </w:t>
        </w:r>
      </w:ins>
      <w:del w:id="85" w:author="Michael Wilson" w:date="2013-11-03T16:00:00Z">
        <w:r w:rsidDel="002B393E">
          <w:rPr>
            <w:sz w:val="22"/>
          </w:rPr>
          <w:delText xml:space="preserve">experimental </w:delText>
        </w:r>
      </w:del>
      <w:ins w:id="86" w:author="Michael Wilson" w:date="2013-11-03T16:01:00Z">
        <w:r w:rsidR="002B393E">
          <w:rPr>
            <w:sz w:val="22"/>
          </w:rPr>
          <w:t>spectra</w:t>
        </w:r>
      </w:ins>
      <w:ins w:id="87" w:author="Michael Wilson" w:date="2013-11-03T20:19:00Z">
        <w:r w:rsidR="00914123">
          <w:rPr>
            <w:sz w:val="22"/>
          </w:rPr>
          <w:t>, including two-dimensional J-resolved spectra</w:t>
        </w:r>
      </w:ins>
      <w:del w:id="88" w:author="Michael Wilson" w:date="2013-11-03T16:01:00Z">
        <w:r w:rsidDel="002B393E">
          <w:rPr>
            <w:sz w:val="22"/>
          </w:rPr>
          <w:delText>setups are covered</w:delText>
        </w:r>
      </w:del>
      <w:r>
        <w:rPr>
          <w:sz w:val="22"/>
        </w:rPr>
        <w:t>.</w:t>
      </w:r>
    </w:p>
    <w:p w14:paraId="340FFA86" w14:textId="77777777" w:rsidR="00B23085" w:rsidRDefault="00610B98" w:rsidP="003329BB">
      <w:pPr>
        <w:spacing w:line="240" w:lineRule="auto"/>
        <w:ind w:left="720" w:hanging="359"/>
        <w:jc w:val="both"/>
        <w:rPr>
          <w:sz w:val="22"/>
        </w:rPr>
      </w:pPr>
      <w:r>
        <w:rPr>
          <w:sz w:val="22"/>
        </w:rPr>
        <w:t xml:space="preserve">● </w:t>
      </w:r>
      <w:r>
        <w:rPr>
          <w:sz w:val="22"/>
        </w:rPr>
        <w:tab/>
      </w:r>
      <w:r w:rsidRPr="00B15829">
        <w:rPr>
          <w:b/>
          <w:sz w:val="22"/>
        </w:rPr>
        <w:t>nmrCV.owl</w:t>
      </w:r>
    </w:p>
    <w:p w14:paraId="640ABD38" w14:textId="2D0FF71D" w:rsidR="00B23085" w:rsidRDefault="00610B98" w:rsidP="003329BB">
      <w:pPr>
        <w:spacing w:line="240" w:lineRule="auto"/>
        <w:ind w:left="1440" w:hanging="359"/>
        <w:jc w:val="both"/>
        <w:rPr>
          <w:sz w:val="22"/>
        </w:rPr>
      </w:pPr>
      <w:r>
        <w:rPr>
          <w:sz w:val="22"/>
        </w:rPr>
        <w:t xml:space="preserve">○ </w:t>
      </w:r>
      <w:r>
        <w:rPr>
          <w:sz w:val="22"/>
        </w:rPr>
        <w:tab/>
        <w:t>The</w:t>
      </w:r>
      <w:ins w:id="89" w:author="Michael Wilson" w:date="2013-11-03T16:04:00Z">
        <w:r w:rsidR="00BF63C1">
          <w:rPr>
            <w:sz w:val="22"/>
          </w:rPr>
          <w:t xml:space="preserve"> </w:t>
        </w:r>
      </w:ins>
      <w:del w:id="90" w:author="Michael Wilson" w:date="2013-11-03T16:04:00Z">
        <w:r w:rsidDel="00BF63C1">
          <w:rPr>
            <w:sz w:val="22"/>
          </w:rPr>
          <w:delText xml:space="preserve"> </w:delText>
        </w:r>
      </w:del>
      <w:r>
        <w:rPr>
          <w:sz w:val="22"/>
        </w:rPr>
        <w:t>controlled vocabulary (CV) describ</w:t>
      </w:r>
      <w:ins w:id="91" w:author="Michael Wilson" w:date="2013-11-03T16:04:00Z">
        <w:r w:rsidR="00BF63C1">
          <w:rPr>
            <w:sz w:val="22"/>
          </w:rPr>
          <w:t xml:space="preserve">es </w:t>
        </w:r>
      </w:ins>
      <w:del w:id="92" w:author="Michael Wilson" w:date="2013-11-03T16:04:00Z">
        <w:r w:rsidDel="00BF63C1">
          <w:rPr>
            <w:sz w:val="22"/>
          </w:rPr>
          <w:delText xml:space="preserve">ing </w:delText>
        </w:r>
      </w:del>
      <w:r>
        <w:rPr>
          <w:sz w:val="22"/>
        </w:rPr>
        <w:t>the more variant terminology in a standardized</w:t>
      </w:r>
      <w:ins w:id="93" w:author="Michael Wilson" w:date="2013-11-03T16:09:00Z">
        <w:r w:rsidR="00293353">
          <w:rPr>
            <w:sz w:val="22"/>
          </w:rPr>
          <w:t xml:space="preserve"> and unambiguous</w:t>
        </w:r>
      </w:ins>
      <w:r>
        <w:rPr>
          <w:sz w:val="22"/>
        </w:rPr>
        <w:t xml:space="preserve"> way. This ontology is the MSI-sanctioned successor of artifacts developed previously </w:t>
      </w:r>
      <w:r w:rsidR="00AB6610">
        <w:rPr>
          <w:sz w:val="22"/>
        </w:rPr>
        <w:t>at EMBL-EBI,</w:t>
      </w:r>
      <w:r>
        <w:rPr>
          <w:sz w:val="22"/>
        </w:rPr>
        <w:t xml:space="preserve"> Hinxton, UK (D. Schober, Sansone Group) and </w:t>
      </w:r>
      <w:r w:rsidR="00AB6610">
        <w:rPr>
          <w:sz w:val="22"/>
        </w:rPr>
        <w:t xml:space="preserve">the </w:t>
      </w:r>
      <w:del w:id="94" w:author="Michael Wilson" w:date="2013-11-03T13:58:00Z">
        <w:r w:rsidR="00AB6610" w:rsidDel="004D1F20">
          <w:rPr>
            <w:sz w:val="22"/>
          </w:rPr>
          <w:delText xml:space="preserve">David </w:delText>
        </w:r>
      </w:del>
      <w:r w:rsidR="00AB6610">
        <w:rPr>
          <w:sz w:val="22"/>
        </w:rPr>
        <w:t>Wishar</w:t>
      </w:r>
      <w:ins w:id="95" w:author="Michael Wilson" w:date="2013-11-03T13:58:00Z">
        <w:r w:rsidR="004D1F20">
          <w:rPr>
            <w:sz w:val="22"/>
          </w:rPr>
          <w:t>t</w:t>
        </w:r>
      </w:ins>
      <w:del w:id="96" w:author="Michael Wilson" w:date="2013-11-03T13:58:00Z">
        <w:r w:rsidR="00AB6610" w:rsidDel="004D1F20">
          <w:rPr>
            <w:sz w:val="22"/>
          </w:rPr>
          <w:delText>d</w:delText>
        </w:r>
      </w:del>
      <w:r w:rsidR="00AB6610">
        <w:rPr>
          <w:sz w:val="22"/>
        </w:rPr>
        <w:t xml:space="preserve"> </w:t>
      </w:r>
      <w:del w:id="97" w:author="Michael Wilson" w:date="2013-11-03T13:58:00Z">
        <w:r w:rsidR="00AB6610" w:rsidDel="004D1F20">
          <w:rPr>
            <w:sz w:val="22"/>
          </w:rPr>
          <w:delText>Group</w:delText>
        </w:r>
      </w:del>
      <w:ins w:id="98" w:author="Michael Wilson" w:date="2013-11-03T13:58:00Z">
        <w:r w:rsidR="004D1F20">
          <w:rPr>
            <w:sz w:val="22"/>
          </w:rPr>
          <w:t>Research Group</w:t>
        </w:r>
      </w:ins>
      <w:r w:rsidR="00AB6610">
        <w:rPr>
          <w:sz w:val="22"/>
        </w:rPr>
        <w:t xml:space="preserve">, </w:t>
      </w:r>
      <w:r>
        <w:rPr>
          <w:sz w:val="22"/>
        </w:rPr>
        <w:t>Edmonton,</w:t>
      </w:r>
      <w:r w:rsidR="00AB6610">
        <w:rPr>
          <w:sz w:val="22"/>
        </w:rPr>
        <w:t xml:space="preserve"> Canada (J. Cruz</w:t>
      </w:r>
      <w:r>
        <w:rPr>
          <w:sz w:val="22"/>
        </w:rPr>
        <w:t xml:space="preserve">). </w:t>
      </w:r>
      <w:r w:rsidR="00B15829">
        <w:rPr>
          <w:sz w:val="22"/>
        </w:rPr>
        <w:t xml:space="preserve">This CV </w:t>
      </w:r>
      <w:del w:id="99" w:author="Michael Wilson" w:date="2013-11-03T14:08:00Z">
        <w:r w:rsidR="00B15829" w:rsidDel="004D1F20">
          <w:rPr>
            <w:sz w:val="22"/>
          </w:rPr>
          <w:delText xml:space="preserve">momentarily </w:delText>
        </w:r>
      </w:del>
      <w:ins w:id="100" w:author="Michael Wilson" w:date="2013-11-03T14:08:00Z">
        <w:r w:rsidR="004D1F20">
          <w:rPr>
            <w:sz w:val="22"/>
          </w:rPr>
          <w:t xml:space="preserve">currently </w:t>
        </w:r>
      </w:ins>
      <w:r w:rsidR="00B15829">
        <w:rPr>
          <w:sz w:val="22"/>
        </w:rPr>
        <w:t>c</w:t>
      </w:r>
      <w:r>
        <w:rPr>
          <w:sz w:val="22"/>
        </w:rPr>
        <w:t>over</w:t>
      </w:r>
      <w:r w:rsidR="00B15829">
        <w:rPr>
          <w:sz w:val="22"/>
        </w:rPr>
        <w:t>s</w:t>
      </w:r>
      <w:ins w:id="101" w:author="Michael Wilson" w:date="2013-11-03T15:55:00Z">
        <w:r w:rsidR="00AE27DF">
          <w:rPr>
            <w:sz w:val="22"/>
          </w:rPr>
          <w:t xml:space="preserve"> the </w:t>
        </w:r>
      </w:ins>
      <w:del w:id="102" w:author="Michael Wilson" w:date="2013-11-03T15:55:00Z">
        <w:r w:rsidR="00B15829" w:rsidDel="00AE27DF">
          <w:rPr>
            <w:sz w:val="22"/>
          </w:rPr>
          <w:delText xml:space="preserve"> </w:delText>
        </w:r>
      </w:del>
      <w:del w:id="103" w:author="Michael Wilson" w:date="2013-11-03T15:54:00Z">
        <w:r w:rsidDel="00AE27DF">
          <w:rPr>
            <w:sz w:val="22"/>
          </w:rPr>
          <w:delText xml:space="preserve">raw data </w:delText>
        </w:r>
      </w:del>
      <w:r>
        <w:rPr>
          <w:sz w:val="22"/>
        </w:rPr>
        <w:t>description</w:t>
      </w:r>
      <w:ins w:id="104" w:author="Michael Wilson" w:date="2013-11-03T15:55:00Z">
        <w:r w:rsidR="00AE27DF">
          <w:rPr>
            <w:sz w:val="22"/>
          </w:rPr>
          <w:t xml:space="preserve"> of NMR spectrum acquisition</w:t>
        </w:r>
      </w:ins>
      <w:ins w:id="105" w:author="Michael Wilson" w:date="2013-11-03T16:12:00Z">
        <w:r w:rsidR="00293353">
          <w:rPr>
            <w:sz w:val="22"/>
          </w:rPr>
          <w:t xml:space="preserve"> set up</w:t>
        </w:r>
      </w:ins>
      <w:ins w:id="106" w:author="Michael Wilson" w:date="2013-11-03T16:11:00Z">
        <w:r w:rsidR="00293353">
          <w:rPr>
            <w:sz w:val="22"/>
          </w:rPr>
          <w:t xml:space="preserve"> and raw data generated during the acquisition</w:t>
        </w:r>
      </w:ins>
      <w:ins w:id="107" w:author="Michael Wilson" w:date="2013-11-03T16:08:00Z">
        <w:r w:rsidR="00293353">
          <w:rPr>
            <w:sz w:val="22"/>
          </w:rPr>
          <w:t>.</w:t>
        </w:r>
        <w:r w:rsidR="00293353" w:rsidDel="00AE27DF">
          <w:rPr>
            <w:sz w:val="22"/>
          </w:rPr>
          <w:t xml:space="preserve"> </w:t>
        </w:r>
      </w:ins>
      <w:del w:id="108" w:author="Michael Wilson" w:date="2013-11-03T15:55:00Z">
        <w:r w:rsidR="00B15829" w:rsidDel="00AE27DF">
          <w:rPr>
            <w:sz w:val="22"/>
          </w:rPr>
          <w:delText>s</w:delText>
        </w:r>
      </w:del>
      <w:del w:id="109" w:author="Michael Wilson" w:date="2013-11-03T16:10:00Z">
        <w:r w:rsidR="00B15829" w:rsidDel="00293353">
          <w:rPr>
            <w:sz w:val="22"/>
          </w:rPr>
          <w:delText xml:space="preserve"> </w:delText>
        </w:r>
      </w:del>
      <w:del w:id="110" w:author="Michael Wilson" w:date="2013-11-03T16:08:00Z">
        <w:r w:rsidR="00B15829" w:rsidDel="00293353">
          <w:rPr>
            <w:sz w:val="22"/>
          </w:rPr>
          <w:delText xml:space="preserve">and </w:delText>
        </w:r>
      </w:del>
      <w:ins w:id="111" w:author="Michael Wilson" w:date="2013-11-03T16:08:00Z">
        <w:r w:rsidR="00293353">
          <w:rPr>
            <w:sz w:val="22"/>
          </w:rPr>
          <w:t xml:space="preserve">There is </w:t>
        </w:r>
      </w:ins>
      <w:del w:id="112" w:author="Michael Wilson" w:date="2013-11-03T16:08:00Z">
        <w:r w:rsidR="00B15829" w:rsidDel="00293353">
          <w:rPr>
            <w:sz w:val="22"/>
          </w:rPr>
          <w:delText>has</w:delText>
        </w:r>
      </w:del>
      <w:del w:id="113" w:author="Michael Wilson" w:date="2013-11-03T16:12:00Z">
        <w:r w:rsidR="00B15829" w:rsidDel="00293353">
          <w:rPr>
            <w:sz w:val="22"/>
          </w:rPr>
          <w:delText xml:space="preserve"> </w:delText>
        </w:r>
      </w:del>
      <w:r>
        <w:rPr>
          <w:sz w:val="22"/>
        </w:rPr>
        <w:t xml:space="preserve">less coverage </w:t>
      </w:r>
      <w:del w:id="114" w:author="Michael Wilson" w:date="2013-11-03T16:07:00Z">
        <w:r w:rsidDel="00293353">
          <w:rPr>
            <w:sz w:val="22"/>
          </w:rPr>
          <w:delText xml:space="preserve">on </w:delText>
        </w:r>
      </w:del>
      <w:ins w:id="115" w:author="Michael Wilson" w:date="2013-11-03T16:07:00Z">
        <w:r w:rsidR="00293353">
          <w:rPr>
            <w:sz w:val="22"/>
          </w:rPr>
          <w:t>of data generated</w:t>
        </w:r>
      </w:ins>
      <w:ins w:id="116" w:author="Michael Wilson" w:date="2013-11-03T16:08:00Z">
        <w:r w:rsidR="00293353">
          <w:rPr>
            <w:sz w:val="22"/>
          </w:rPr>
          <w:t xml:space="preserve"> by</w:t>
        </w:r>
      </w:ins>
      <w:ins w:id="117" w:author="Michael Wilson" w:date="2013-11-03T16:07:00Z">
        <w:r w:rsidR="00293353">
          <w:rPr>
            <w:sz w:val="22"/>
          </w:rPr>
          <w:t xml:space="preserve"> </w:t>
        </w:r>
      </w:ins>
      <w:del w:id="118" w:author="Michael Wilson" w:date="2013-11-03T16:05:00Z">
        <w:r w:rsidDel="00293353">
          <w:rPr>
            <w:sz w:val="22"/>
          </w:rPr>
          <w:delText>experimental</w:delText>
        </w:r>
      </w:del>
      <w:ins w:id="119" w:author="Michael Wilson" w:date="2013-11-03T16:05:00Z">
        <w:r w:rsidR="00293353">
          <w:rPr>
            <w:sz w:val="22"/>
          </w:rPr>
          <w:t xml:space="preserve">analysis </w:t>
        </w:r>
      </w:ins>
      <w:ins w:id="120" w:author="Michael Wilson" w:date="2013-11-03T16:08:00Z">
        <w:r w:rsidR="00293353">
          <w:rPr>
            <w:sz w:val="22"/>
          </w:rPr>
          <w:t xml:space="preserve">of the spectrum </w:t>
        </w:r>
      </w:ins>
      <w:ins w:id="121" w:author="Michael Wilson" w:date="2013-11-03T16:05:00Z">
        <w:r w:rsidR="00293353">
          <w:rPr>
            <w:sz w:val="22"/>
          </w:rPr>
          <w:t xml:space="preserve">such as metabolite </w:t>
        </w:r>
      </w:ins>
      <w:del w:id="122" w:author="Michael Wilson" w:date="2013-11-03T16:05:00Z">
        <w:r w:rsidR="00B15829" w:rsidDel="00293353">
          <w:rPr>
            <w:sz w:val="22"/>
          </w:rPr>
          <w:delText>-</w:delText>
        </w:r>
      </w:del>
      <w:del w:id="123" w:author="Michael Wilson" w:date="2013-11-03T16:06:00Z">
        <w:r w:rsidDel="00293353">
          <w:rPr>
            <w:sz w:val="22"/>
          </w:rPr>
          <w:delText xml:space="preserve"> and</w:delText>
        </w:r>
      </w:del>
      <w:del w:id="124" w:author="Michael Wilson" w:date="2013-11-03T16:07:00Z">
        <w:r w:rsidDel="00293353">
          <w:rPr>
            <w:sz w:val="22"/>
          </w:rPr>
          <w:delText xml:space="preserve"> </w:delText>
        </w:r>
      </w:del>
      <w:r>
        <w:rPr>
          <w:sz w:val="22"/>
        </w:rPr>
        <w:t>quantification</w:t>
      </w:r>
      <w:ins w:id="125" w:author="Michael Wilson" w:date="2013-11-03T16:06:00Z">
        <w:r w:rsidR="00293353">
          <w:rPr>
            <w:sz w:val="22"/>
          </w:rPr>
          <w:t xml:space="preserve"> and </w:t>
        </w:r>
      </w:ins>
      <w:del w:id="126" w:author="Michael Wilson" w:date="2013-11-03T16:06:00Z">
        <w:r w:rsidDel="00293353">
          <w:rPr>
            <w:sz w:val="22"/>
          </w:rPr>
          <w:delText>/</w:delText>
        </w:r>
      </w:del>
      <w:ins w:id="127" w:author="Michael Wilson" w:date="2013-11-03T16:06:00Z">
        <w:r w:rsidR="00293353">
          <w:rPr>
            <w:sz w:val="22"/>
          </w:rPr>
          <w:t>i</w:t>
        </w:r>
      </w:ins>
      <w:del w:id="128" w:author="Michael Wilson" w:date="2013-11-03T16:06:00Z">
        <w:r w:rsidDel="00293353">
          <w:rPr>
            <w:sz w:val="22"/>
          </w:rPr>
          <w:delText>I</w:delText>
        </w:r>
      </w:del>
      <w:r>
        <w:rPr>
          <w:sz w:val="22"/>
        </w:rPr>
        <w:t>dentification</w:t>
      </w:r>
      <w:del w:id="129" w:author="Michael Wilson" w:date="2013-11-03T16:06:00Z">
        <w:r w:rsidR="00B15829" w:rsidRPr="00B15829" w:rsidDel="00293353">
          <w:rPr>
            <w:sz w:val="22"/>
          </w:rPr>
          <w:delText xml:space="preserve"> </w:delText>
        </w:r>
        <w:r w:rsidR="00B15829" w:rsidDel="00293353">
          <w:rPr>
            <w:sz w:val="22"/>
          </w:rPr>
          <w:delText>metadata</w:delText>
        </w:r>
      </w:del>
      <w:r w:rsidR="00AB6610">
        <w:rPr>
          <w:sz w:val="22"/>
        </w:rPr>
        <w:t>.</w:t>
      </w:r>
      <w:r w:rsidR="00B15829">
        <w:rPr>
          <w:sz w:val="22"/>
        </w:rPr>
        <w:t xml:space="preserve"> The CV terms are used within the nmrML xml file, at positions specified in the xsd</w:t>
      </w:r>
      <w:r w:rsidR="00F7254F">
        <w:rPr>
          <w:sz w:val="22"/>
        </w:rPr>
        <w:t>, e.g by CVParam r</w:t>
      </w:r>
      <w:r w:rsidR="00B15829">
        <w:rPr>
          <w:sz w:val="22"/>
        </w:rPr>
        <w:t>eferences.</w:t>
      </w:r>
    </w:p>
    <w:p w14:paraId="0B0A05AF" w14:textId="77777777" w:rsidR="00B23085" w:rsidRDefault="00610B98" w:rsidP="003329BB">
      <w:pPr>
        <w:spacing w:line="240" w:lineRule="auto"/>
        <w:ind w:left="720" w:hanging="359"/>
        <w:jc w:val="both"/>
        <w:rPr>
          <w:sz w:val="22"/>
        </w:rPr>
      </w:pPr>
      <w:r>
        <w:rPr>
          <w:sz w:val="22"/>
        </w:rPr>
        <w:t xml:space="preserve">● </w:t>
      </w:r>
      <w:r>
        <w:rPr>
          <w:sz w:val="22"/>
        </w:rPr>
        <w:tab/>
      </w:r>
      <w:r w:rsidRPr="00B15829">
        <w:rPr>
          <w:b/>
          <w:sz w:val="22"/>
        </w:rPr>
        <w:t>xml example files</w:t>
      </w:r>
    </w:p>
    <w:p w14:paraId="1A88B31D" w14:textId="268C4146" w:rsidR="00B23085" w:rsidRDefault="00610B98" w:rsidP="003329BB">
      <w:pPr>
        <w:spacing w:line="240" w:lineRule="auto"/>
        <w:ind w:left="1440" w:hanging="359"/>
        <w:jc w:val="both"/>
        <w:rPr>
          <w:sz w:val="22"/>
        </w:rPr>
      </w:pPr>
      <w:r>
        <w:rPr>
          <w:sz w:val="22"/>
        </w:rPr>
        <w:t xml:space="preserve">○ </w:t>
      </w:r>
      <w:r>
        <w:rPr>
          <w:sz w:val="22"/>
        </w:rPr>
        <w:tab/>
        <w:t xml:space="preserve">Four XML instances complying </w:t>
      </w:r>
      <w:r w:rsidR="00AB6610">
        <w:rPr>
          <w:sz w:val="22"/>
        </w:rPr>
        <w:t>with</w:t>
      </w:r>
      <w:r>
        <w:rPr>
          <w:sz w:val="22"/>
        </w:rPr>
        <w:t xml:space="preserve"> the XSD were generated to illustrate the usage of nmrML </w:t>
      </w:r>
      <w:r w:rsidR="00F7254F">
        <w:rPr>
          <w:sz w:val="22"/>
        </w:rPr>
        <w:t xml:space="preserve">in a practical experiment data annotation. These instances also served to test the XSD and CV on coverage, structural soundness and </w:t>
      </w:r>
      <w:r>
        <w:rPr>
          <w:sz w:val="22"/>
        </w:rPr>
        <w:t>to test parser software.</w:t>
      </w:r>
    </w:p>
    <w:p w14:paraId="094C1D48" w14:textId="77777777" w:rsidR="00B23085" w:rsidRDefault="00610B98" w:rsidP="003329BB">
      <w:pPr>
        <w:spacing w:line="240" w:lineRule="auto"/>
        <w:ind w:left="720" w:hanging="359"/>
        <w:jc w:val="both"/>
        <w:rPr>
          <w:sz w:val="22"/>
        </w:rPr>
      </w:pPr>
      <w:r>
        <w:rPr>
          <w:sz w:val="22"/>
        </w:rPr>
        <w:t xml:space="preserve">● </w:t>
      </w:r>
      <w:r>
        <w:rPr>
          <w:sz w:val="22"/>
        </w:rPr>
        <w:tab/>
      </w:r>
      <w:r w:rsidRPr="001648D7">
        <w:rPr>
          <w:b/>
          <w:sz w:val="22"/>
        </w:rPr>
        <w:t>mapping file</w:t>
      </w:r>
    </w:p>
    <w:p w14:paraId="480BFA0B" w14:textId="77777777" w:rsidR="00B23085" w:rsidRDefault="00610B98" w:rsidP="003329BB">
      <w:pPr>
        <w:spacing w:line="240" w:lineRule="auto"/>
        <w:ind w:left="1440" w:hanging="359"/>
        <w:jc w:val="both"/>
        <w:rPr>
          <w:sz w:val="22"/>
        </w:rPr>
      </w:pPr>
      <w:r>
        <w:rPr>
          <w:sz w:val="22"/>
        </w:rPr>
        <w:t xml:space="preserve">○ </w:t>
      </w:r>
      <w:r>
        <w:rPr>
          <w:sz w:val="22"/>
        </w:rPr>
        <w:tab/>
      </w:r>
      <w:r w:rsidR="008E7314">
        <w:rPr>
          <w:color w:val="FF0000"/>
          <w:sz w:val="22"/>
        </w:rPr>
        <w:t xml:space="preserve">SHOULD WE DELIVER THIS ALREADY or for D2.5? </w:t>
      </w:r>
      <w:r>
        <w:rPr>
          <w:sz w:val="22"/>
        </w:rPr>
        <w:t>To constrain data entry and to verify validness of CV term usage in the nmrML XML files and to be able to enforce minimal metadata standards [Ref].</w:t>
      </w:r>
    </w:p>
    <w:p w14:paraId="7152BA82" w14:textId="77777777" w:rsidR="006D3B48" w:rsidRDefault="00610B98" w:rsidP="003329BB">
      <w:pPr>
        <w:spacing w:line="240" w:lineRule="auto"/>
        <w:ind w:left="720" w:hanging="359"/>
        <w:jc w:val="both"/>
        <w:rPr>
          <w:ins w:id="130" w:author="Michael Wilson" w:date="2013-11-03T16:16:00Z"/>
          <w:b/>
          <w:sz w:val="22"/>
        </w:rPr>
      </w:pPr>
      <w:r>
        <w:rPr>
          <w:sz w:val="22"/>
        </w:rPr>
        <w:t xml:space="preserve">● </w:t>
      </w:r>
      <w:r>
        <w:rPr>
          <w:sz w:val="22"/>
        </w:rPr>
        <w:tab/>
      </w:r>
      <w:r w:rsidRPr="001648D7">
        <w:rPr>
          <w:b/>
          <w:sz w:val="22"/>
        </w:rPr>
        <w:t>HTML documentation files</w:t>
      </w:r>
      <w:ins w:id="131" w:author="Michael Wilson" w:date="2013-11-03T16:15:00Z">
        <w:r w:rsidR="00110CE1">
          <w:rPr>
            <w:b/>
            <w:sz w:val="22"/>
          </w:rPr>
          <w:t xml:space="preserve"> </w:t>
        </w:r>
      </w:ins>
    </w:p>
    <w:p w14:paraId="0E845C41" w14:textId="53632DBE" w:rsidR="00B23085" w:rsidDel="004A664D" w:rsidRDefault="00B23085" w:rsidP="003329BB">
      <w:pPr>
        <w:spacing w:line="240" w:lineRule="auto"/>
        <w:ind w:left="720" w:hanging="359"/>
        <w:jc w:val="both"/>
        <w:rPr>
          <w:del w:id="132" w:author="Michael Wilson" w:date="2013-11-03T16:17:00Z"/>
          <w:sz w:val="22"/>
        </w:rPr>
      </w:pPr>
    </w:p>
    <w:p w14:paraId="06D3DE71" w14:textId="409E072E" w:rsidR="00B23085" w:rsidRDefault="001648D7" w:rsidP="004A664D">
      <w:pPr>
        <w:spacing w:line="240" w:lineRule="auto"/>
        <w:ind w:left="1440" w:hanging="359"/>
        <w:jc w:val="both"/>
        <w:rPr>
          <w:sz w:val="22"/>
        </w:rPr>
      </w:pPr>
      <w:r>
        <w:rPr>
          <w:sz w:val="22"/>
        </w:rPr>
        <w:t xml:space="preserve">○ </w:t>
      </w:r>
      <w:r>
        <w:rPr>
          <w:sz w:val="22"/>
        </w:rPr>
        <w:tab/>
      </w:r>
      <w:ins w:id="133" w:author="Michael Wilson" w:date="2013-11-03T16:14:00Z">
        <w:r w:rsidR="0056685E">
          <w:rPr>
            <w:sz w:val="22"/>
          </w:rPr>
          <w:t xml:space="preserve">Documentation was generated with automated tools that </w:t>
        </w:r>
      </w:ins>
      <w:del w:id="134" w:author="Michael Wilson" w:date="2013-11-03T16:14:00Z">
        <w:r w:rsidDel="0056685E">
          <w:rPr>
            <w:sz w:val="22"/>
          </w:rPr>
          <w:delText xml:space="preserve">The </w:delText>
        </w:r>
      </w:del>
      <w:ins w:id="135" w:author="Michael Wilson" w:date="2013-11-03T16:44:00Z">
        <w:r w:rsidR="00B44782">
          <w:rPr>
            <w:sz w:val="22"/>
          </w:rPr>
          <w:t>describes the</w:t>
        </w:r>
      </w:ins>
      <w:ins w:id="136" w:author="Michael Wilson" w:date="2013-11-03T16:14:00Z">
        <w:r w:rsidR="0056685E">
          <w:rPr>
            <w:sz w:val="22"/>
          </w:rPr>
          <w:t xml:space="preserve"> </w:t>
        </w:r>
      </w:ins>
      <w:r>
        <w:rPr>
          <w:sz w:val="22"/>
        </w:rPr>
        <w:t>nmrML XSD and the CV OWL</w:t>
      </w:r>
      <w:ins w:id="137" w:author="Michael Wilson" w:date="2013-11-03T16:46:00Z">
        <w:r w:rsidR="001A44D1">
          <w:rPr>
            <w:sz w:val="22"/>
          </w:rPr>
          <w:t xml:space="preserve"> and made available via nmrml.org</w:t>
        </w:r>
      </w:ins>
      <w:ins w:id="138" w:author="Michael Wilson" w:date="2013-11-03T16:44:00Z">
        <w:r w:rsidR="001A44D1">
          <w:rPr>
            <w:sz w:val="22"/>
          </w:rPr>
          <w:t>. The documentation allows</w:t>
        </w:r>
        <w:r w:rsidR="00B44782">
          <w:rPr>
            <w:sz w:val="22"/>
          </w:rPr>
          <w:t xml:space="preserve"> non-XML and non-ontology savvy end-users open, browse and comment on the standards as well as facilitating the use</w:t>
        </w:r>
      </w:ins>
      <w:ins w:id="139" w:author="Michael Wilson" w:date="2013-11-03T16:45:00Z">
        <w:r w:rsidR="001A44D1">
          <w:rPr>
            <w:sz w:val="22"/>
          </w:rPr>
          <w:t xml:space="preserve"> of the data format</w:t>
        </w:r>
      </w:ins>
      <w:ins w:id="140" w:author="Michael Wilson" w:date="2013-11-03T16:44:00Z">
        <w:r w:rsidR="001A44D1">
          <w:rPr>
            <w:sz w:val="22"/>
          </w:rPr>
          <w:t xml:space="preserve"> by developers </w:t>
        </w:r>
      </w:ins>
      <w:ins w:id="141" w:author="Michael Wilson" w:date="2013-11-03T16:15:00Z">
        <w:r w:rsidR="00110CE1">
          <w:rPr>
            <w:sz w:val="22"/>
          </w:rPr>
          <w:t xml:space="preserve">and </w:t>
        </w:r>
      </w:ins>
      <w:ins w:id="142" w:author="Michael Wilson" w:date="2013-11-03T16:46:00Z">
        <w:r w:rsidR="001A44D1">
          <w:rPr>
            <w:sz w:val="22"/>
          </w:rPr>
          <w:t xml:space="preserve">the </w:t>
        </w:r>
        <w:r w:rsidR="001A44D1">
          <w:rPr>
            <w:sz w:val="22"/>
          </w:rPr>
          <w:lastRenderedPageBreak/>
          <w:t>implementation of tools that use the read or write nmrML. To further ease adoption we also created supplemental documentation and tutorials</w:t>
        </w:r>
      </w:ins>
      <w:ins w:id="143" w:author="Michael Wilson" w:date="2013-11-03T16:48:00Z">
        <w:r w:rsidR="001A44D1">
          <w:rPr>
            <w:sz w:val="22"/>
          </w:rPr>
          <w:t xml:space="preserve"> made available via the same site</w:t>
        </w:r>
      </w:ins>
      <w:ins w:id="144" w:author="Michael Wilson" w:date="2013-11-03T16:46:00Z">
        <w:r w:rsidR="001A44D1">
          <w:rPr>
            <w:sz w:val="22"/>
          </w:rPr>
          <w:t>.</w:t>
        </w:r>
      </w:ins>
      <w:del w:id="145" w:author="Michael Wilson" w:date="2013-11-03T16:15:00Z">
        <w:r w:rsidDel="00110CE1">
          <w:rPr>
            <w:sz w:val="22"/>
          </w:rPr>
          <w:delText xml:space="preserve"> file were serialized into hyperlinked browser-friendly HTML files,</w:delText>
        </w:r>
      </w:del>
      <w:del w:id="146" w:author="Michael Wilson" w:date="2013-11-03T16:18:00Z">
        <w:r w:rsidDel="004A664D">
          <w:rPr>
            <w:sz w:val="22"/>
          </w:rPr>
          <w:delText xml:space="preserve"> </w:delText>
        </w:r>
      </w:del>
      <w:del w:id="147" w:author="Michael Wilson" w:date="2013-11-03T16:44:00Z">
        <w:r w:rsidDel="00B44782">
          <w:rPr>
            <w:sz w:val="22"/>
          </w:rPr>
          <w:delText>t</w:delText>
        </w:r>
        <w:r w:rsidR="00610B98" w:rsidDel="00B44782">
          <w:rPr>
            <w:sz w:val="22"/>
          </w:rPr>
          <w:delText>o let non-XML and non-ontology savvy end-users open, browse and comment on the standards.</w:delText>
        </w:r>
      </w:del>
    </w:p>
    <w:p w14:paraId="09094AB4" w14:textId="77777777" w:rsidR="00B23085" w:rsidRDefault="00B23085" w:rsidP="003329BB">
      <w:pPr>
        <w:spacing w:line="240" w:lineRule="auto"/>
        <w:jc w:val="both"/>
        <w:rPr>
          <w:sz w:val="22"/>
        </w:rPr>
      </w:pPr>
    </w:p>
    <w:p w14:paraId="448390F7" w14:textId="77777777" w:rsidR="00B23085" w:rsidRDefault="00610B98" w:rsidP="003329BB">
      <w:pPr>
        <w:spacing w:line="240" w:lineRule="auto"/>
        <w:jc w:val="both"/>
        <w:rPr>
          <w:sz w:val="22"/>
        </w:rPr>
      </w:pPr>
      <w:r>
        <w:rPr>
          <w:sz w:val="22"/>
        </w:rPr>
        <w:t>Rudimentary nmrML parsers are available, which read in Bruker or Varian NMR raw data files and generate nmr</w:t>
      </w:r>
      <w:r w:rsidR="008E7314">
        <w:rPr>
          <w:sz w:val="22"/>
        </w:rPr>
        <w:t xml:space="preserve">ML schema </w:t>
      </w:r>
      <w:r>
        <w:rPr>
          <w:sz w:val="22"/>
        </w:rPr>
        <w:t>compliant XML instances.</w:t>
      </w:r>
    </w:p>
    <w:p w14:paraId="065D28B4" w14:textId="6BE62ED4" w:rsidR="00B23085" w:rsidRDefault="00610B98" w:rsidP="003329BB">
      <w:pPr>
        <w:spacing w:line="240" w:lineRule="auto"/>
        <w:jc w:val="both"/>
        <w:rPr>
          <w:sz w:val="22"/>
        </w:rPr>
      </w:pPr>
      <w:r>
        <w:rPr>
          <w:sz w:val="22"/>
        </w:rPr>
        <w:t xml:space="preserve">The parsers are developed in close collaboration with </w:t>
      </w:r>
      <w:del w:id="148" w:author="Michael Wilson" w:date="2013-11-03T16:49:00Z">
        <w:r w:rsidDel="001A44D1">
          <w:rPr>
            <w:sz w:val="22"/>
          </w:rPr>
          <w:delText xml:space="preserve">the </w:delText>
        </w:r>
      </w:del>
      <w:ins w:id="149" w:author="Michael Wilson" w:date="2013-11-03T16:49:00Z">
        <w:r w:rsidR="001A44D1">
          <w:rPr>
            <w:sz w:val="22"/>
          </w:rPr>
          <w:t>two important</w:t>
        </w:r>
      </w:ins>
      <w:del w:id="150" w:author="Michael Wilson" w:date="2013-11-03T16:49:00Z">
        <w:r w:rsidDel="001A44D1">
          <w:rPr>
            <w:sz w:val="22"/>
          </w:rPr>
          <w:delText>main</w:delText>
        </w:r>
      </w:del>
      <w:r>
        <w:rPr>
          <w:sz w:val="22"/>
        </w:rPr>
        <w:t xml:space="preserve"> open-access NMR data processing tool developers (Batman, rNMR).</w:t>
      </w:r>
    </w:p>
    <w:p w14:paraId="3EEF341E" w14:textId="77777777" w:rsidR="00B23085" w:rsidRDefault="00610B98" w:rsidP="003329BB">
      <w:pPr>
        <w:spacing w:line="240" w:lineRule="auto"/>
        <w:jc w:val="both"/>
      </w:pPr>
      <w:r>
        <w:rPr>
          <w:sz w:val="22"/>
        </w:rPr>
        <w:t>The development mood is good and we believe we are in line with the given time scheme and deliverable.</w:t>
      </w:r>
    </w:p>
    <w:p w14:paraId="79AF3B9C" w14:textId="77777777" w:rsidR="00B23085" w:rsidRDefault="00610B98" w:rsidP="003329BB">
      <w:pPr>
        <w:pStyle w:val="Heading1"/>
        <w:jc w:val="both"/>
        <w:rPr>
          <w:sz w:val="22"/>
        </w:rPr>
      </w:pPr>
      <w:bookmarkStart w:id="151" w:name="__RefHeading__1456_1605960097"/>
      <w:bookmarkStart w:id="152" w:name="h.o850g553l20x"/>
      <w:bookmarkStart w:id="153" w:name="_Toc370369499"/>
      <w:bookmarkEnd w:id="151"/>
      <w:bookmarkEnd w:id="152"/>
      <w:r>
        <w:t>2</w:t>
      </w:r>
      <w:r>
        <w:tab/>
        <w:t>Project objectives</w:t>
      </w:r>
      <w:bookmarkEnd w:id="153"/>
    </w:p>
    <w:p w14:paraId="528ED245" w14:textId="77777777" w:rsidR="00B23085" w:rsidRDefault="00610B98" w:rsidP="003329BB">
      <w:pPr>
        <w:tabs>
          <w:tab w:val="left" w:pos="300"/>
        </w:tabs>
        <w:spacing w:line="240" w:lineRule="auto"/>
        <w:jc w:val="both"/>
        <w:rPr>
          <w:b/>
          <w:color w:val="1F497D"/>
        </w:rPr>
      </w:pPr>
      <w:r>
        <w:rPr>
          <w:sz w:val="22"/>
        </w:rPr>
        <w:t>With this deliverable, the project has contributed the following objectives:</w:t>
      </w:r>
    </w:p>
    <w:tbl>
      <w:tblPr>
        <w:tblW w:w="8572" w:type="dxa"/>
        <w:tblInd w:w="-25" w:type="dxa"/>
        <w:tblLayout w:type="fixed"/>
        <w:tblCellMar>
          <w:top w:w="100" w:type="dxa"/>
          <w:left w:w="0" w:type="dxa"/>
          <w:bottom w:w="100" w:type="dxa"/>
          <w:right w:w="0" w:type="dxa"/>
        </w:tblCellMar>
        <w:tblLook w:val="0000" w:firstRow="0" w:lastRow="0" w:firstColumn="0" w:lastColumn="0" w:noHBand="0" w:noVBand="0"/>
      </w:tblPr>
      <w:tblGrid>
        <w:gridCol w:w="380"/>
        <w:gridCol w:w="6472"/>
        <w:gridCol w:w="908"/>
        <w:gridCol w:w="812"/>
      </w:tblGrid>
      <w:tr w:rsidR="00B23085" w14:paraId="69E41BC1" w14:textId="77777777"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4C2591FC" w14:textId="77777777" w:rsidR="00B23085" w:rsidRDefault="00610B98" w:rsidP="003329BB">
            <w:pPr>
              <w:tabs>
                <w:tab w:val="left" w:pos="300"/>
              </w:tabs>
              <w:spacing w:after="120" w:line="240" w:lineRule="auto"/>
              <w:jc w:val="both"/>
              <w:rPr>
                <w:b/>
                <w:color w:val="1F497D"/>
              </w:rPr>
            </w:pPr>
            <w:r>
              <w:rPr>
                <w:b/>
                <w:color w:val="1F497D"/>
              </w:rPr>
              <w:t>No.</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585E401F" w14:textId="77777777" w:rsidR="00B23085" w:rsidRDefault="00610B98" w:rsidP="003329BB">
            <w:pPr>
              <w:tabs>
                <w:tab w:val="left" w:pos="300"/>
              </w:tabs>
              <w:spacing w:after="120" w:line="240" w:lineRule="auto"/>
              <w:jc w:val="both"/>
              <w:rPr>
                <w:b/>
                <w:color w:val="1F497D"/>
              </w:rPr>
            </w:pPr>
            <w:r>
              <w:rPr>
                <w:b/>
                <w:color w:val="1F497D"/>
              </w:rPr>
              <w:t>Objective</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32CEBB5B" w14:textId="77777777" w:rsidR="00B23085" w:rsidRDefault="00610B98" w:rsidP="003329BB">
            <w:pPr>
              <w:tabs>
                <w:tab w:val="left" w:pos="300"/>
              </w:tabs>
              <w:spacing w:after="120" w:line="240" w:lineRule="auto"/>
              <w:jc w:val="both"/>
              <w:rPr>
                <w:b/>
                <w:color w:val="1F497D"/>
              </w:rPr>
            </w:pPr>
            <w:r>
              <w:rPr>
                <w:b/>
                <w:color w:val="1F497D"/>
              </w:rPr>
              <w:t>Yes</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3FF66095" w14:textId="77777777" w:rsidR="00B23085" w:rsidRDefault="00610B98" w:rsidP="003329BB">
            <w:pPr>
              <w:tabs>
                <w:tab w:val="left" w:pos="300"/>
              </w:tabs>
              <w:spacing w:after="120" w:line="240" w:lineRule="auto"/>
              <w:jc w:val="both"/>
            </w:pPr>
            <w:r>
              <w:rPr>
                <w:b/>
                <w:color w:val="1F497D"/>
              </w:rPr>
              <w:t>No</w:t>
            </w:r>
          </w:p>
        </w:tc>
      </w:tr>
      <w:tr w:rsidR="00B23085" w14:paraId="4E158446" w14:textId="77777777" w:rsidTr="002C2596">
        <w:trPr>
          <w:trHeight w:val="342"/>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6F099CF8" w14:textId="77777777" w:rsidR="00B23085" w:rsidRDefault="00610B98" w:rsidP="003329BB">
            <w:pPr>
              <w:tabs>
                <w:tab w:val="left" w:pos="300"/>
              </w:tabs>
              <w:spacing w:after="120" w:line="240" w:lineRule="auto"/>
              <w:jc w:val="both"/>
            </w:pPr>
            <w:r>
              <w:t>1</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5ED7B879" w14:textId="77777777" w:rsidR="00B23085" w:rsidRDefault="00610B98" w:rsidP="003329BB">
            <w:pPr>
              <w:spacing w:line="240" w:lineRule="auto"/>
              <w:jc w:val="both"/>
            </w:pPr>
            <w:r>
              <w:t>Exchange format for metabolomics raw data (XSD)</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14CCE6D5" w14:textId="77777777"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13C029EF" w14:textId="77777777" w:rsidR="00B23085" w:rsidRDefault="00B23085" w:rsidP="003329BB">
            <w:pPr>
              <w:tabs>
                <w:tab w:val="left" w:pos="300"/>
              </w:tabs>
              <w:spacing w:after="120" w:line="240" w:lineRule="auto"/>
              <w:jc w:val="both"/>
            </w:pPr>
          </w:p>
        </w:tc>
      </w:tr>
      <w:tr w:rsidR="00B23085" w14:paraId="4FA7139C" w14:textId="77777777"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2A805217" w14:textId="77777777" w:rsidR="00B23085" w:rsidRDefault="00610B98" w:rsidP="003329BB">
            <w:pPr>
              <w:tabs>
                <w:tab w:val="left" w:pos="300"/>
              </w:tabs>
              <w:spacing w:after="120" w:line="240" w:lineRule="auto"/>
              <w:jc w:val="both"/>
            </w:pPr>
            <w:r>
              <w:t>2</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17D9FBF9" w14:textId="77777777" w:rsidR="00B23085" w:rsidRDefault="00610B98" w:rsidP="003329BB">
            <w:pPr>
              <w:spacing w:line="240" w:lineRule="auto"/>
              <w:jc w:val="both"/>
            </w:pPr>
            <w:r>
              <w:t>Exchange format for metabolomics raw data (CV)</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20A43B1A" w14:textId="77777777"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577C1E66" w14:textId="77777777" w:rsidR="00B23085" w:rsidRDefault="00B23085" w:rsidP="003329BB">
            <w:pPr>
              <w:tabs>
                <w:tab w:val="left" w:pos="300"/>
              </w:tabs>
              <w:spacing w:after="120" w:line="240" w:lineRule="auto"/>
              <w:jc w:val="both"/>
            </w:pPr>
          </w:p>
        </w:tc>
      </w:tr>
      <w:tr w:rsidR="00B23085" w14:paraId="674CBCA1" w14:textId="77777777" w:rsidTr="002C2596">
        <w:trPr>
          <w:trHeight w:val="478"/>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57A8185E" w14:textId="77777777" w:rsidR="00B23085" w:rsidRDefault="00610B98" w:rsidP="003329BB">
            <w:pPr>
              <w:tabs>
                <w:tab w:val="left" w:pos="300"/>
              </w:tabs>
              <w:spacing w:after="120" w:line="240" w:lineRule="auto"/>
              <w:jc w:val="both"/>
            </w:pPr>
            <w:r>
              <w:t>3</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66BBC00A" w14:textId="77777777" w:rsidR="00B23085" w:rsidRDefault="00610B98" w:rsidP="003329BB">
            <w:pPr>
              <w:spacing w:line="240" w:lineRule="auto"/>
              <w:jc w:val="both"/>
            </w:pPr>
            <w:r>
              <w:t>Example xml files illustrating usage of the standard with example data</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4BC31D11" w14:textId="77777777"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173F026D" w14:textId="77777777" w:rsidR="00B23085" w:rsidRDefault="00B23085" w:rsidP="003329BB">
            <w:pPr>
              <w:tabs>
                <w:tab w:val="left" w:pos="300"/>
              </w:tabs>
              <w:spacing w:after="120" w:line="240" w:lineRule="auto"/>
              <w:jc w:val="both"/>
            </w:pPr>
          </w:p>
        </w:tc>
      </w:tr>
    </w:tbl>
    <w:p w14:paraId="05ED4CB3" w14:textId="77777777" w:rsidR="00B23085" w:rsidRDefault="00610B98" w:rsidP="003329BB">
      <w:pPr>
        <w:pStyle w:val="Heading1"/>
        <w:spacing w:before="720" w:line="360" w:lineRule="auto"/>
        <w:ind w:firstLine="30"/>
        <w:jc w:val="both"/>
      </w:pPr>
      <w:bookmarkStart w:id="154" w:name="h.sfzqpt4qaj0p"/>
      <w:bookmarkStart w:id="155" w:name="__RefHeading__1458_1605960097"/>
      <w:bookmarkStart w:id="156" w:name="_Toc370369500"/>
      <w:bookmarkEnd w:id="154"/>
      <w:bookmarkEnd w:id="155"/>
      <w:r>
        <w:t>3</w:t>
      </w:r>
      <w:r>
        <w:tab/>
        <w:t>Detailed report on the deliverable</w:t>
      </w:r>
      <w:bookmarkEnd w:id="156"/>
    </w:p>
    <w:p w14:paraId="7BA42B31" w14:textId="77777777" w:rsidR="00B23085" w:rsidRDefault="00610B98" w:rsidP="003329BB">
      <w:pPr>
        <w:pStyle w:val="Heading2"/>
      </w:pPr>
      <w:bookmarkStart w:id="157" w:name="__RefHeading__1460_1605960097"/>
      <w:bookmarkStart w:id="158" w:name="h.m6k69wwdb11"/>
      <w:bookmarkStart w:id="159" w:name="_Toc370369501"/>
      <w:bookmarkEnd w:id="157"/>
      <w:bookmarkEnd w:id="158"/>
      <w:r>
        <w:t>Background</w:t>
      </w:r>
      <w:bookmarkEnd w:id="159"/>
    </w:p>
    <w:p w14:paraId="6419F188" w14:textId="77777777" w:rsidR="00B23085" w:rsidRPr="002231C5" w:rsidRDefault="00610B98" w:rsidP="003329BB">
      <w:pPr>
        <w:jc w:val="both"/>
        <w:rPr>
          <w:sz w:val="22"/>
        </w:rPr>
      </w:pPr>
      <w:r w:rsidRPr="002231C5">
        <w:rPr>
          <w:sz w:val="22"/>
        </w:rPr>
        <w:t>The Proteomics Standards initiative (PSI) has developed a number of XML based data exchange standards, which proved of great usability in proteomics data standardization and intelligent data access. Leveraging on this success the Metabolomics Standards Initiative (MSI) had kicked off an analogous development</w:t>
      </w:r>
      <w:r w:rsidR="002C2596" w:rsidRPr="002231C5">
        <w:rPr>
          <w:sz w:val="22"/>
        </w:rPr>
        <w:t xml:space="preserve"> program with the aim</w:t>
      </w:r>
      <w:r w:rsidRPr="002231C5">
        <w:rPr>
          <w:sz w:val="22"/>
        </w:rPr>
        <w:t xml:space="preserve"> to standardize NMR based metabolomics data. To restart this effort</w:t>
      </w:r>
      <w:r w:rsidR="002C2596" w:rsidRPr="002231C5">
        <w:rPr>
          <w:sz w:val="22"/>
        </w:rPr>
        <w:t>,</w:t>
      </w:r>
      <w:r w:rsidRPr="002231C5">
        <w:rPr>
          <w:sz w:val="22"/>
        </w:rPr>
        <w:t xml:space="preserve"> to leverage and canonize </w:t>
      </w:r>
      <w:r w:rsidR="002C2596" w:rsidRPr="002231C5">
        <w:rPr>
          <w:sz w:val="22"/>
        </w:rPr>
        <w:t xml:space="preserve">existing </w:t>
      </w:r>
      <w:r w:rsidRPr="002231C5">
        <w:rPr>
          <w:sz w:val="22"/>
        </w:rPr>
        <w:t>predecessor artifacts</w:t>
      </w:r>
      <w:r w:rsidR="002C2596" w:rsidRPr="002231C5">
        <w:rPr>
          <w:sz w:val="22"/>
        </w:rPr>
        <w:t xml:space="preserve"> and to coordinate further developments</w:t>
      </w:r>
      <w:r w:rsidRPr="002231C5">
        <w:rPr>
          <w:sz w:val="22"/>
        </w:rPr>
        <w:t xml:space="preserve">, the COSMOS EU project was granted. Our aim as </w:t>
      </w:r>
      <w:r w:rsidR="002C2596" w:rsidRPr="002231C5">
        <w:rPr>
          <w:sz w:val="22"/>
        </w:rPr>
        <w:t xml:space="preserve">COSMOS </w:t>
      </w:r>
      <w:r w:rsidRPr="002231C5">
        <w:rPr>
          <w:sz w:val="22"/>
        </w:rPr>
        <w:t>WP 2</w:t>
      </w:r>
      <w:r w:rsidR="002C2596" w:rsidRPr="002231C5">
        <w:rPr>
          <w:sz w:val="22"/>
        </w:rPr>
        <w:t>,</w:t>
      </w:r>
      <w:r w:rsidRPr="002231C5">
        <w:rPr>
          <w:sz w:val="22"/>
        </w:rPr>
        <w:t xml:space="preserve"> leading the standards development</w:t>
      </w:r>
      <w:r w:rsidR="002C2596" w:rsidRPr="002231C5">
        <w:rPr>
          <w:sz w:val="22"/>
        </w:rPr>
        <w:t>,</w:t>
      </w:r>
      <w:r w:rsidRPr="002231C5">
        <w:rPr>
          <w:sz w:val="22"/>
        </w:rPr>
        <w:t xml:space="preserve"> is to create an </w:t>
      </w:r>
      <w:r w:rsidR="002C2596" w:rsidRPr="002231C5">
        <w:rPr>
          <w:sz w:val="22"/>
        </w:rPr>
        <w:t xml:space="preserve">open </w:t>
      </w:r>
      <w:r w:rsidRPr="002231C5">
        <w:rPr>
          <w:sz w:val="22"/>
        </w:rPr>
        <w:t xml:space="preserve">exchange data standard to allow metabolomics data, especially NMR raw data to be </w:t>
      </w:r>
      <w:r w:rsidR="002C2596" w:rsidRPr="002231C5">
        <w:rPr>
          <w:sz w:val="22"/>
        </w:rPr>
        <w:t xml:space="preserve">shared and </w:t>
      </w:r>
      <w:r w:rsidRPr="002231C5">
        <w:rPr>
          <w:sz w:val="22"/>
        </w:rPr>
        <w:t xml:space="preserve">stored in an agreed-upon stable and persistent, yet flexible XML format. A </w:t>
      </w:r>
      <w:r w:rsidR="00AB6610" w:rsidRPr="002231C5">
        <w:rPr>
          <w:sz w:val="22"/>
        </w:rPr>
        <w:t>bird’s</w:t>
      </w:r>
      <w:r w:rsidRPr="002231C5">
        <w:rPr>
          <w:sz w:val="22"/>
        </w:rPr>
        <w:t xml:space="preserve"> eye view on the envisioned nmrML use cases is provided in Fig. 1.</w:t>
      </w:r>
    </w:p>
    <w:p w14:paraId="5253DCA0" w14:textId="0D803643" w:rsidR="00B23085" w:rsidRPr="00E40273" w:rsidRDefault="00304483" w:rsidP="003329BB">
      <w:pPr>
        <w:jc w:val="both"/>
        <w:rPr>
          <w:color w:val="FF0000"/>
          <w:sz w:val="22"/>
        </w:rPr>
      </w:pPr>
      <w:r>
        <w:rPr>
          <w:noProof/>
        </w:rPr>
        <w:lastRenderedPageBreak/>
        <w:drawing>
          <wp:inline distT="0" distB="0" distL="0" distR="0" wp14:anchorId="51126FA6" wp14:editId="1C94A4BA">
            <wp:extent cx="5234940" cy="2944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40" cy="2944495"/>
                    </a:xfrm>
                    <a:prstGeom prst="rect">
                      <a:avLst/>
                    </a:prstGeom>
                    <a:solidFill>
                      <a:srgbClr val="FFFFFF"/>
                    </a:solidFill>
                    <a:ln>
                      <a:noFill/>
                    </a:ln>
                  </pic:spPr>
                </pic:pic>
              </a:graphicData>
            </a:graphic>
          </wp:inline>
        </w:drawing>
      </w:r>
      <w:r w:rsidR="00610B98">
        <w:cr/>
      </w:r>
      <w:r w:rsidR="00610B98" w:rsidRPr="002231C5">
        <w:rPr>
          <w:b/>
          <w:sz w:val="22"/>
        </w:rPr>
        <w:t>Figure 1</w:t>
      </w:r>
      <w:r w:rsidR="00610B98" w:rsidRPr="002231C5">
        <w:rPr>
          <w:sz w:val="22"/>
        </w:rPr>
        <w:t xml:space="preserve">: </w:t>
      </w:r>
      <w:r w:rsidR="00E40273">
        <w:rPr>
          <w:color w:val="FF0000"/>
          <w:sz w:val="22"/>
        </w:rPr>
        <w:t>ALL PICS WILL BE PUT IN LATER IN BETTER RESOLUTION.</w:t>
      </w:r>
      <w:r w:rsidR="00610B98" w:rsidRPr="002231C5">
        <w:rPr>
          <w:sz w:val="22"/>
        </w:rPr>
        <w:t xml:space="preserve">Illustration of data management facilitation by means of </w:t>
      </w:r>
      <w:r w:rsidR="002C2596" w:rsidRPr="002231C5">
        <w:rPr>
          <w:sz w:val="22"/>
        </w:rPr>
        <w:t>a common</w:t>
      </w:r>
      <w:r w:rsidR="00AB6610" w:rsidRPr="002231C5">
        <w:rPr>
          <w:sz w:val="22"/>
        </w:rPr>
        <w:t xml:space="preserve"> </w:t>
      </w:r>
      <w:r w:rsidR="00610B98" w:rsidRPr="002231C5">
        <w:rPr>
          <w:sz w:val="22"/>
        </w:rPr>
        <w:t>nmrML</w:t>
      </w:r>
      <w:r w:rsidR="00AB6610" w:rsidRPr="002231C5">
        <w:rPr>
          <w:sz w:val="22"/>
        </w:rPr>
        <w:t xml:space="preserve"> standard</w:t>
      </w:r>
    </w:p>
    <w:p w14:paraId="7643C761" w14:textId="77777777" w:rsidR="00B23085" w:rsidRDefault="00610B98" w:rsidP="003329BB">
      <w:pPr>
        <w:pStyle w:val="Heading2"/>
        <w:spacing w:line="276" w:lineRule="auto"/>
        <w:rPr>
          <w:color w:val="000000"/>
        </w:rPr>
      </w:pPr>
      <w:bookmarkStart w:id="160" w:name="__RefHeading__1462_1605960097"/>
      <w:bookmarkStart w:id="161" w:name="h.ke0xyfhk00up"/>
      <w:bookmarkStart w:id="162" w:name="_Toc370369502"/>
      <w:bookmarkEnd w:id="160"/>
      <w:bookmarkEnd w:id="161"/>
      <w:r>
        <w:t>Description of Work</w:t>
      </w:r>
      <w:bookmarkEnd w:id="162"/>
    </w:p>
    <w:p w14:paraId="2144CB9A" w14:textId="77777777" w:rsidR="00B23085" w:rsidRDefault="00610B98" w:rsidP="003329BB">
      <w:pPr>
        <w:pStyle w:val="Heading3"/>
        <w:tabs>
          <w:tab w:val="left" w:pos="300"/>
        </w:tabs>
        <w:spacing w:before="280" w:after="80" w:line="360" w:lineRule="auto"/>
        <w:jc w:val="both"/>
      </w:pPr>
      <w:bookmarkStart w:id="163" w:name="__RefHeading__1464_1605960097"/>
      <w:bookmarkStart w:id="164" w:name="h.bhm8twnicr3w"/>
      <w:bookmarkStart w:id="165" w:name="_Toc370369503"/>
      <w:bookmarkEnd w:id="163"/>
      <w:bookmarkEnd w:id="164"/>
      <w:r>
        <w:rPr>
          <w:color w:val="000000"/>
        </w:rPr>
        <w:t>Requireme</w:t>
      </w:r>
      <w:r w:rsidR="00AB6610">
        <w:rPr>
          <w:color w:val="000000"/>
        </w:rPr>
        <w:t>nt analysis and u</w:t>
      </w:r>
      <w:r>
        <w:rPr>
          <w:color w:val="000000"/>
        </w:rPr>
        <w:t>se case specification</w:t>
      </w:r>
      <w:bookmarkEnd w:id="165"/>
    </w:p>
    <w:p w14:paraId="6743940E" w14:textId="77777777" w:rsidR="00B23085" w:rsidRPr="002231C5" w:rsidRDefault="00610B98" w:rsidP="003329BB">
      <w:pPr>
        <w:tabs>
          <w:tab w:val="left" w:pos="300"/>
        </w:tabs>
        <w:jc w:val="both"/>
        <w:rPr>
          <w:sz w:val="22"/>
        </w:rPr>
      </w:pPr>
      <w:r w:rsidRPr="002231C5">
        <w:rPr>
          <w:sz w:val="22"/>
        </w:rPr>
        <w:t>The detailed usage of nmrML is outlined in Figure 2</w:t>
      </w:r>
      <w:r w:rsidR="00E40273">
        <w:rPr>
          <w:sz w:val="22"/>
        </w:rPr>
        <w:t>.</w:t>
      </w:r>
    </w:p>
    <w:p w14:paraId="2693D75F" w14:textId="7F58ADF8" w:rsidR="00B23085" w:rsidRDefault="00304483" w:rsidP="003329BB">
      <w:pPr>
        <w:tabs>
          <w:tab w:val="left" w:pos="300"/>
        </w:tabs>
        <w:jc w:val="both"/>
      </w:pPr>
      <w:r>
        <w:rPr>
          <w:noProof/>
        </w:rPr>
        <w:drawing>
          <wp:inline distT="0" distB="0" distL="0" distR="0" wp14:anchorId="4B52233F" wp14:editId="78C6D7FB">
            <wp:extent cx="4572000" cy="3430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solidFill>
                      <a:srgbClr val="FFFFFF"/>
                    </a:solidFill>
                    <a:ln>
                      <a:noFill/>
                    </a:ln>
                  </pic:spPr>
                </pic:pic>
              </a:graphicData>
            </a:graphic>
          </wp:inline>
        </w:drawing>
      </w:r>
      <w:r w:rsidR="00610B98">
        <w:cr/>
      </w:r>
      <w:r w:rsidR="00610B98" w:rsidRPr="002231C5">
        <w:rPr>
          <w:b/>
          <w:sz w:val="22"/>
        </w:rPr>
        <w:t>Fig</w:t>
      </w:r>
      <w:r w:rsidR="002C2596" w:rsidRPr="002231C5">
        <w:rPr>
          <w:b/>
          <w:sz w:val="22"/>
        </w:rPr>
        <w:t>ure</w:t>
      </w:r>
      <w:r w:rsidR="00610B98" w:rsidRPr="002231C5">
        <w:rPr>
          <w:b/>
          <w:sz w:val="22"/>
        </w:rPr>
        <w:t xml:space="preserve"> 2</w:t>
      </w:r>
      <w:r w:rsidR="00AB6610" w:rsidRPr="002231C5">
        <w:rPr>
          <w:sz w:val="22"/>
        </w:rPr>
        <w:t xml:space="preserve">: The </w:t>
      </w:r>
      <w:r w:rsidR="002C2596" w:rsidRPr="002231C5">
        <w:rPr>
          <w:sz w:val="22"/>
        </w:rPr>
        <w:t xml:space="preserve">detailed </w:t>
      </w:r>
      <w:r w:rsidR="00AB6610" w:rsidRPr="002231C5">
        <w:rPr>
          <w:sz w:val="22"/>
        </w:rPr>
        <w:t>role of the nmrML xsd and CV within multiple</w:t>
      </w:r>
      <w:r w:rsidR="005B6928" w:rsidRPr="002231C5">
        <w:rPr>
          <w:sz w:val="22"/>
        </w:rPr>
        <w:t xml:space="preserve"> agreed-upon use cases is shown.</w:t>
      </w:r>
    </w:p>
    <w:p w14:paraId="10BA1BC6" w14:textId="77777777" w:rsidR="00B23085" w:rsidRDefault="00610B98" w:rsidP="003329BB">
      <w:pPr>
        <w:pStyle w:val="Heading4"/>
        <w:jc w:val="both"/>
      </w:pPr>
      <w:r>
        <w:t>UML Use case diagram</w:t>
      </w:r>
    </w:p>
    <w:p w14:paraId="4EC8409D" w14:textId="77777777" w:rsidR="0014288F" w:rsidRPr="002231C5" w:rsidRDefault="00AB6610" w:rsidP="003329BB">
      <w:pPr>
        <w:jc w:val="both"/>
        <w:rPr>
          <w:sz w:val="22"/>
        </w:rPr>
      </w:pPr>
      <w:r w:rsidRPr="002231C5">
        <w:rPr>
          <w:sz w:val="22"/>
        </w:rPr>
        <w:lastRenderedPageBreak/>
        <w:t xml:space="preserve">We developed a </w:t>
      </w:r>
      <w:r w:rsidR="0014288F" w:rsidRPr="002231C5">
        <w:rPr>
          <w:sz w:val="22"/>
        </w:rPr>
        <w:t>UML use case diagram (Fig. 3) to illustrate the distinct usages of nmrML in a standardized manner.</w:t>
      </w:r>
    </w:p>
    <w:p w14:paraId="73639E06" w14:textId="0F4EAC45" w:rsidR="001A32FD" w:rsidRDefault="0014288F" w:rsidP="003329BB">
      <w:pPr>
        <w:jc w:val="both"/>
      </w:pPr>
      <w:r>
        <w:t xml:space="preserve"> </w:t>
      </w:r>
      <w:r w:rsidR="00304483">
        <w:rPr>
          <w:noProof/>
        </w:rPr>
        <w:drawing>
          <wp:inline distT="0" distB="0" distL="0" distR="0" wp14:anchorId="291F0FF7" wp14:editId="2A335B9F">
            <wp:extent cx="5217795" cy="2944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7795" cy="2944495"/>
                    </a:xfrm>
                    <a:prstGeom prst="rect">
                      <a:avLst/>
                    </a:prstGeom>
                    <a:solidFill>
                      <a:srgbClr val="FFFFFF"/>
                    </a:solidFill>
                    <a:ln>
                      <a:noFill/>
                    </a:ln>
                  </pic:spPr>
                </pic:pic>
              </a:graphicData>
            </a:graphic>
          </wp:inline>
        </w:drawing>
      </w:r>
      <w:r w:rsidR="001A32FD" w:rsidRPr="002231C5">
        <w:rPr>
          <w:b/>
          <w:sz w:val="22"/>
        </w:rPr>
        <w:t>Fig</w:t>
      </w:r>
      <w:r w:rsidR="002C2596" w:rsidRPr="002231C5">
        <w:rPr>
          <w:b/>
          <w:sz w:val="22"/>
        </w:rPr>
        <w:t>ure</w:t>
      </w:r>
      <w:r w:rsidR="001A32FD" w:rsidRPr="002231C5">
        <w:rPr>
          <w:b/>
          <w:sz w:val="22"/>
        </w:rPr>
        <w:t xml:space="preserve"> 3:</w:t>
      </w:r>
      <w:r w:rsidR="00124227" w:rsidRPr="002231C5">
        <w:rPr>
          <w:sz w:val="22"/>
        </w:rPr>
        <w:t xml:space="preserve"> UML use case diagram </w:t>
      </w:r>
      <w:r w:rsidR="002C2596" w:rsidRPr="002231C5">
        <w:rPr>
          <w:sz w:val="22"/>
        </w:rPr>
        <w:t>illustrating the usage of th</w:t>
      </w:r>
      <w:r w:rsidR="00124227" w:rsidRPr="002231C5">
        <w:rPr>
          <w:sz w:val="22"/>
        </w:rPr>
        <w:t>e nmrML standard</w:t>
      </w:r>
    </w:p>
    <w:p w14:paraId="4FB247F6" w14:textId="77777777" w:rsidR="00B23085" w:rsidRDefault="00624889" w:rsidP="003329BB">
      <w:pPr>
        <w:pStyle w:val="Heading4"/>
        <w:jc w:val="both"/>
      </w:pPr>
      <w:r>
        <w:t>Selecting good example data sets</w:t>
      </w:r>
    </w:p>
    <w:p w14:paraId="057F84E8" w14:textId="77777777" w:rsidR="00B23085" w:rsidRPr="002231C5" w:rsidRDefault="0014288F" w:rsidP="003329BB">
      <w:pPr>
        <w:tabs>
          <w:tab w:val="left" w:pos="300"/>
        </w:tabs>
        <w:jc w:val="both"/>
        <w:rPr>
          <w:sz w:val="22"/>
        </w:rPr>
      </w:pPr>
      <w:r w:rsidRPr="002231C5">
        <w:rPr>
          <w:sz w:val="22"/>
        </w:rPr>
        <w:t xml:space="preserve">We defined characteristics of what we believe is a good </w:t>
      </w:r>
      <w:r w:rsidR="00610B98" w:rsidRPr="002231C5">
        <w:rPr>
          <w:sz w:val="22"/>
        </w:rPr>
        <w:t>example data set</w:t>
      </w:r>
      <w:r w:rsidRPr="002231C5">
        <w:rPr>
          <w:sz w:val="22"/>
        </w:rPr>
        <w:t>:</w:t>
      </w:r>
    </w:p>
    <w:p w14:paraId="081A7846" w14:textId="77777777" w:rsidR="004962B8" w:rsidRPr="002231C5" w:rsidRDefault="004962B8" w:rsidP="003329BB">
      <w:pPr>
        <w:tabs>
          <w:tab w:val="left" w:pos="300"/>
        </w:tabs>
        <w:jc w:val="both"/>
        <w:rPr>
          <w:sz w:val="22"/>
        </w:rPr>
      </w:pPr>
    </w:p>
    <w:p w14:paraId="7A84CD8C" w14:textId="77777777" w:rsidR="004962B8" w:rsidRPr="002231C5" w:rsidRDefault="00624889" w:rsidP="003329BB">
      <w:pPr>
        <w:numPr>
          <w:ilvl w:val="0"/>
          <w:numId w:val="9"/>
        </w:numPr>
        <w:tabs>
          <w:tab w:val="left" w:pos="300"/>
        </w:tabs>
        <w:jc w:val="both"/>
        <w:rPr>
          <w:i/>
          <w:sz w:val="22"/>
        </w:rPr>
      </w:pPr>
      <w:r w:rsidRPr="002231C5">
        <w:rPr>
          <w:i/>
          <w:sz w:val="22"/>
        </w:rPr>
        <w:t>The data was gathered in a</w:t>
      </w:r>
      <w:r w:rsidRPr="002231C5">
        <w:rPr>
          <w:sz w:val="22"/>
        </w:rPr>
        <w:t xml:space="preserve"> p</w:t>
      </w:r>
      <w:r w:rsidR="00610B98" w:rsidRPr="002231C5">
        <w:rPr>
          <w:i/>
          <w:sz w:val="22"/>
        </w:rPr>
        <w:t>rototypical, abundant experiment set up</w:t>
      </w:r>
      <w:r w:rsidR="0014288F" w:rsidRPr="002231C5">
        <w:rPr>
          <w:i/>
          <w:sz w:val="22"/>
        </w:rPr>
        <w:t>, r</w:t>
      </w:r>
      <w:r w:rsidR="00610B98" w:rsidRPr="002231C5">
        <w:rPr>
          <w:i/>
          <w:sz w:val="22"/>
        </w:rPr>
        <w:t>epresentative for metabolomics data acquisition</w:t>
      </w:r>
    </w:p>
    <w:p w14:paraId="53CE75EF" w14:textId="77777777" w:rsidR="004962B8" w:rsidRPr="002231C5" w:rsidRDefault="004962B8" w:rsidP="003329BB">
      <w:pPr>
        <w:numPr>
          <w:ilvl w:val="0"/>
          <w:numId w:val="9"/>
        </w:numPr>
        <w:tabs>
          <w:tab w:val="left" w:pos="300"/>
        </w:tabs>
        <w:jc w:val="both"/>
        <w:rPr>
          <w:i/>
          <w:sz w:val="22"/>
        </w:rPr>
      </w:pPr>
      <w:r w:rsidRPr="002231C5">
        <w:rPr>
          <w:i/>
          <w:sz w:val="22"/>
        </w:rPr>
        <w:t>The data should stem from a s</w:t>
      </w:r>
      <w:r w:rsidR="00610B98" w:rsidRPr="002231C5">
        <w:rPr>
          <w:i/>
          <w:sz w:val="22"/>
        </w:rPr>
        <w:t xml:space="preserve">imple </w:t>
      </w:r>
      <w:r w:rsidR="0014288F" w:rsidRPr="002231C5">
        <w:rPr>
          <w:i/>
          <w:sz w:val="22"/>
        </w:rPr>
        <w:t xml:space="preserve">experimental set-up </w:t>
      </w:r>
      <w:r w:rsidR="00610B98" w:rsidRPr="002231C5">
        <w:rPr>
          <w:i/>
          <w:sz w:val="22"/>
        </w:rPr>
        <w:t>(</w:t>
      </w:r>
      <w:r w:rsidRPr="002231C5">
        <w:rPr>
          <w:i/>
          <w:sz w:val="22"/>
        </w:rPr>
        <w:t>e.g.</w:t>
      </w:r>
      <w:r w:rsidR="00610B98" w:rsidRPr="002231C5">
        <w:rPr>
          <w:i/>
          <w:sz w:val="22"/>
        </w:rPr>
        <w:t xml:space="preserve"> 1D H+ NMR</w:t>
      </w:r>
      <w:r w:rsidR="0014288F" w:rsidRPr="002231C5">
        <w:rPr>
          <w:i/>
          <w:sz w:val="22"/>
        </w:rPr>
        <w:t xml:space="preserve"> data</w:t>
      </w:r>
      <w:r w:rsidR="00610B98" w:rsidRPr="002231C5">
        <w:rPr>
          <w:i/>
          <w:sz w:val="22"/>
        </w:rPr>
        <w:t>)</w:t>
      </w:r>
    </w:p>
    <w:p w14:paraId="328F3841" w14:textId="77777777" w:rsidR="004962B8" w:rsidRPr="002231C5" w:rsidRDefault="00624889" w:rsidP="003329BB">
      <w:pPr>
        <w:numPr>
          <w:ilvl w:val="0"/>
          <w:numId w:val="9"/>
        </w:numPr>
        <w:tabs>
          <w:tab w:val="left" w:pos="300"/>
        </w:tabs>
        <w:jc w:val="both"/>
        <w:rPr>
          <w:i/>
          <w:sz w:val="22"/>
        </w:rPr>
      </w:pPr>
      <w:r w:rsidRPr="002231C5">
        <w:rPr>
          <w:i/>
          <w:sz w:val="22"/>
        </w:rPr>
        <w:t>The data h</w:t>
      </w:r>
      <w:r w:rsidR="00610B98" w:rsidRPr="002231C5">
        <w:rPr>
          <w:i/>
          <w:sz w:val="22"/>
        </w:rPr>
        <w:t xml:space="preserve">as </w:t>
      </w:r>
      <w:r w:rsidRPr="002231C5">
        <w:rPr>
          <w:i/>
          <w:sz w:val="22"/>
        </w:rPr>
        <w:t xml:space="preserve">a </w:t>
      </w:r>
      <w:r w:rsidR="00610B98" w:rsidRPr="002231C5">
        <w:rPr>
          <w:i/>
          <w:sz w:val="22"/>
        </w:rPr>
        <w:t>published paper available</w:t>
      </w:r>
      <w:r w:rsidR="0014288F" w:rsidRPr="002231C5">
        <w:rPr>
          <w:i/>
          <w:sz w:val="22"/>
        </w:rPr>
        <w:t xml:space="preserve"> (n</w:t>
      </w:r>
      <w:r w:rsidR="00610B98" w:rsidRPr="002231C5">
        <w:rPr>
          <w:i/>
          <w:sz w:val="22"/>
        </w:rPr>
        <w:t>ot a method-, but a research-paper</w:t>
      </w:r>
      <w:r w:rsidR="0014288F" w:rsidRPr="002231C5">
        <w:rPr>
          <w:i/>
          <w:sz w:val="22"/>
        </w:rPr>
        <w:t>)</w:t>
      </w:r>
    </w:p>
    <w:p w14:paraId="3B6DD4B4" w14:textId="1010A9F6"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14288F" w:rsidRPr="002231C5">
        <w:rPr>
          <w:i/>
          <w:sz w:val="22"/>
        </w:rPr>
        <w:t xml:space="preserve">a database </w:t>
      </w:r>
      <w:r w:rsidR="00610B98" w:rsidRPr="002231C5">
        <w:rPr>
          <w:i/>
          <w:sz w:val="22"/>
        </w:rPr>
        <w:t>entry available</w:t>
      </w:r>
      <w:r w:rsidR="0014288F" w:rsidRPr="002231C5">
        <w:rPr>
          <w:i/>
          <w:sz w:val="22"/>
        </w:rPr>
        <w:t xml:space="preserve">, e.g. in </w:t>
      </w:r>
      <w:r w:rsidR="00610B98" w:rsidRPr="002231C5">
        <w:rPr>
          <w:i/>
          <w:sz w:val="22"/>
        </w:rPr>
        <w:t>Metabolights</w:t>
      </w:r>
      <w:ins w:id="166" w:author="Michael Wilson" w:date="2013-11-03T16:52:00Z">
        <w:r w:rsidR="00B03DA3">
          <w:rPr>
            <w:i/>
            <w:sz w:val="22"/>
          </w:rPr>
          <w:t>, or HMDB</w:t>
        </w:r>
      </w:ins>
    </w:p>
    <w:p w14:paraId="7F85D4FA" w14:textId="77777777"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6A77AF" w:rsidRPr="002231C5">
        <w:rPr>
          <w:i/>
          <w:sz w:val="22"/>
        </w:rPr>
        <w:t xml:space="preserve">accompanying </w:t>
      </w:r>
      <w:r w:rsidR="00610B98" w:rsidRPr="002231C5">
        <w:rPr>
          <w:i/>
          <w:sz w:val="22"/>
        </w:rPr>
        <w:t>original data fil</w:t>
      </w:r>
      <w:r w:rsidR="006A77AF" w:rsidRPr="002231C5">
        <w:rPr>
          <w:i/>
          <w:sz w:val="22"/>
        </w:rPr>
        <w:t>es (FIDs)</w:t>
      </w:r>
    </w:p>
    <w:p w14:paraId="4C4887FC" w14:textId="77777777" w:rsidR="004962B8" w:rsidRPr="002231C5" w:rsidRDefault="00624889" w:rsidP="003329BB">
      <w:pPr>
        <w:numPr>
          <w:ilvl w:val="0"/>
          <w:numId w:val="9"/>
        </w:numPr>
        <w:tabs>
          <w:tab w:val="left" w:pos="300"/>
        </w:tabs>
        <w:jc w:val="both"/>
        <w:rPr>
          <w:i/>
          <w:sz w:val="22"/>
        </w:rPr>
      </w:pPr>
      <w:r w:rsidRPr="002231C5">
        <w:rPr>
          <w:i/>
          <w:sz w:val="22"/>
        </w:rPr>
        <w:t>The data is</w:t>
      </w:r>
      <w:r w:rsidR="0014288F" w:rsidRPr="002231C5">
        <w:rPr>
          <w:i/>
          <w:sz w:val="22"/>
        </w:rPr>
        <w:t xml:space="preserve"> u</w:t>
      </w:r>
      <w:r w:rsidR="00610B98" w:rsidRPr="002231C5">
        <w:rPr>
          <w:i/>
          <w:sz w:val="22"/>
        </w:rPr>
        <w:t xml:space="preserve">sing </w:t>
      </w:r>
      <w:r w:rsidRPr="002231C5">
        <w:rPr>
          <w:i/>
          <w:sz w:val="22"/>
        </w:rPr>
        <w:t xml:space="preserve">an </w:t>
      </w:r>
      <w:r w:rsidR="0014288F" w:rsidRPr="002231C5">
        <w:rPr>
          <w:i/>
          <w:sz w:val="22"/>
        </w:rPr>
        <w:t xml:space="preserve">abundant vendor format like </w:t>
      </w:r>
      <w:r w:rsidR="00610B98" w:rsidRPr="002231C5">
        <w:rPr>
          <w:i/>
          <w:sz w:val="22"/>
        </w:rPr>
        <w:t>Bruker or Varian standard files</w:t>
      </w:r>
    </w:p>
    <w:p w14:paraId="1595B07B" w14:textId="5B3F74FF" w:rsidR="004962B8" w:rsidRPr="002231C5" w:rsidRDefault="004962B8" w:rsidP="003329BB">
      <w:pPr>
        <w:numPr>
          <w:ilvl w:val="0"/>
          <w:numId w:val="9"/>
        </w:numPr>
        <w:tabs>
          <w:tab w:val="left" w:pos="300"/>
        </w:tabs>
        <w:jc w:val="both"/>
        <w:rPr>
          <w:i/>
          <w:sz w:val="22"/>
        </w:rPr>
      </w:pPr>
      <w:r w:rsidRPr="002231C5">
        <w:rPr>
          <w:i/>
          <w:sz w:val="22"/>
        </w:rPr>
        <w:t xml:space="preserve">The data is associated with a </w:t>
      </w:r>
      <w:del w:id="167" w:author="Michael Wilson" w:date="2013-11-03T16:53:00Z">
        <w:r w:rsidR="00610B98" w:rsidRPr="002231C5" w:rsidDel="00B03DA3">
          <w:rPr>
            <w:i/>
            <w:sz w:val="22"/>
          </w:rPr>
          <w:delText xml:space="preserve">a </w:delText>
        </w:r>
      </w:del>
      <w:r w:rsidR="00610B98" w:rsidRPr="002231C5">
        <w:rPr>
          <w:i/>
          <w:sz w:val="22"/>
        </w:rPr>
        <w:t>responsive contact person</w:t>
      </w:r>
      <w:r w:rsidR="0014288F" w:rsidRPr="002231C5">
        <w:rPr>
          <w:i/>
          <w:sz w:val="22"/>
        </w:rPr>
        <w:t xml:space="preserve">, in case </w:t>
      </w:r>
      <w:del w:id="168" w:author="Michael Wilson" w:date="2013-11-03T16:53:00Z">
        <w:r w:rsidR="0014288F" w:rsidRPr="002231C5" w:rsidDel="00B03DA3">
          <w:rPr>
            <w:i/>
            <w:sz w:val="22"/>
          </w:rPr>
          <w:delText>we like</w:delText>
        </w:r>
      </w:del>
      <w:ins w:id="169" w:author="Michael Wilson" w:date="2013-11-03T16:53:00Z">
        <w:r w:rsidR="00B03DA3">
          <w:rPr>
            <w:i/>
            <w:sz w:val="22"/>
          </w:rPr>
          <w:t>someone needs</w:t>
        </w:r>
      </w:ins>
      <w:r w:rsidR="0014288F" w:rsidRPr="002231C5">
        <w:rPr>
          <w:i/>
          <w:sz w:val="22"/>
        </w:rPr>
        <w:t xml:space="preserve"> to get back to the data producers t</w:t>
      </w:r>
      <w:r w:rsidR="00610B98" w:rsidRPr="002231C5">
        <w:rPr>
          <w:i/>
          <w:sz w:val="22"/>
        </w:rPr>
        <w:t xml:space="preserve">o be able to gather additional </w:t>
      </w:r>
      <w:ins w:id="170" w:author="Michael Wilson" w:date="2013-11-03T16:53:00Z">
        <w:r w:rsidR="00B03DA3">
          <w:rPr>
            <w:i/>
            <w:sz w:val="22"/>
          </w:rPr>
          <w:t>i</w:t>
        </w:r>
      </w:ins>
      <w:del w:id="171" w:author="Michael Wilson" w:date="2013-11-03T16:53:00Z">
        <w:r w:rsidR="00610B98" w:rsidRPr="002231C5" w:rsidDel="00B03DA3">
          <w:rPr>
            <w:i/>
            <w:sz w:val="22"/>
          </w:rPr>
          <w:delText>I</w:delText>
        </w:r>
      </w:del>
      <w:r w:rsidR="00610B98" w:rsidRPr="002231C5">
        <w:rPr>
          <w:i/>
          <w:sz w:val="22"/>
        </w:rPr>
        <w:t>nfo</w:t>
      </w:r>
      <w:ins w:id="172" w:author="Michael Wilson" w:date="2013-11-03T16:53:00Z">
        <w:r w:rsidR="00B03DA3">
          <w:rPr>
            <w:i/>
            <w:sz w:val="22"/>
          </w:rPr>
          <w:t>rmation or</w:t>
        </w:r>
      </w:ins>
      <w:del w:id="173" w:author="Michael Wilson" w:date="2013-11-03T16:53:00Z">
        <w:r w:rsidR="00610B98" w:rsidRPr="002231C5" w:rsidDel="00B03DA3">
          <w:rPr>
            <w:i/>
            <w:sz w:val="22"/>
          </w:rPr>
          <w:delText xml:space="preserve"> &amp;</w:delText>
        </w:r>
      </w:del>
      <w:r w:rsidR="00610B98" w:rsidRPr="002231C5">
        <w:rPr>
          <w:i/>
          <w:sz w:val="22"/>
        </w:rPr>
        <w:t xml:space="preserve"> resolve questions</w:t>
      </w:r>
    </w:p>
    <w:p w14:paraId="2AA021AC" w14:textId="2B75A131" w:rsidR="00B23085" w:rsidRPr="002231C5" w:rsidRDefault="004962B8" w:rsidP="003329BB">
      <w:pPr>
        <w:numPr>
          <w:ilvl w:val="0"/>
          <w:numId w:val="9"/>
        </w:numPr>
        <w:tabs>
          <w:tab w:val="left" w:pos="300"/>
        </w:tabs>
        <w:jc w:val="both"/>
        <w:rPr>
          <w:i/>
          <w:sz w:val="22"/>
        </w:rPr>
      </w:pPr>
      <w:r w:rsidRPr="002231C5">
        <w:rPr>
          <w:i/>
          <w:sz w:val="22"/>
        </w:rPr>
        <w:t xml:space="preserve">The data has </w:t>
      </w:r>
      <w:r w:rsidR="00610B98" w:rsidRPr="002231C5">
        <w:rPr>
          <w:i/>
          <w:sz w:val="22"/>
        </w:rPr>
        <w:t xml:space="preserve">been </w:t>
      </w:r>
      <w:del w:id="174" w:author="Michael Wilson" w:date="2013-11-03T16:54:00Z">
        <w:r w:rsidR="00610B98" w:rsidRPr="002231C5" w:rsidDel="00B03DA3">
          <w:rPr>
            <w:i/>
            <w:sz w:val="22"/>
          </w:rPr>
          <w:delText xml:space="preserve">worked </w:delText>
        </w:r>
      </w:del>
      <w:ins w:id="175" w:author="Michael Wilson" w:date="2013-11-03T16:54:00Z">
        <w:r w:rsidR="00B03DA3">
          <w:rPr>
            <w:i/>
            <w:sz w:val="22"/>
          </w:rPr>
          <w:t>analyzed</w:t>
        </w:r>
      </w:ins>
      <w:del w:id="176" w:author="Michael Wilson" w:date="2013-11-03T16:54:00Z">
        <w:r w:rsidR="00610B98" w:rsidRPr="002231C5" w:rsidDel="00B03DA3">
          <w:rPr>
            <w:i/>
            <w:sz w:val="22"/>
          </w:rPr>
          <w:delText>on</w:delText>
        </w:r>
      </w:del>
      <w:r w:rsidR="00610B98" w:rsidRPr="002231C5">
        <w:rPr>
          <w:i/>
          <w:sz w:val="22"/>
        </w:rPr>
        <w:t xml:space="preserve"> with open source tools</w:t>
      </w:r>
      <w:r w:rsidR="00624889" w:rsidRPr="002231C5">
        <w:rPr>
          <w:i/>
          <w:sz w:val="22"/>
        </w:rPr>
        <w:t xml:space="preserve"> like Batman or metaboquant</w:t>
      </w:r>
    </w:p>
    <w:p w14:paraId="5C3885CB" w14:textId="77777777" w:rsidR="00B23085" w:rsidRPr="002231C5" w:rsidRDefault="00B23085" w:rsidP="003329BB">
      <w:pPr>
        <w:tabs>
          <w:tab w:val="left" w:pos="300"/>
        </w:tabs>
        <w:jc w:val="both"/>
        <w:rPr>
          <w:sz w:val="22"/>
        </w:rPr>
      </w:pPr>
    </w:p>
    <w:p w14:paraId="7F71B36E" w14:textId="7E29BB35" w:rsidR="0014288F" w:rsidRPr="002231C5" w:rsidRDefault="0014288F" w:rsidP="003329BB">
      <w:pPr>
        <w:tabs>
          <w:tab w:val="left" w:pos="300"/>
        </w:tabs>
        <w:jc w:val="both"/>
        <w:rPr>
          <w:sz w:val="22"/>
        </w:rPr>
      </w:pPr>
      <w:r w:rsidRPr="002231C5">
        <w:rPr>
          <w:sz w:val="22"/>
        </w:rPr>
        <w:t>According to these criteria we have collated example data sets to be converted into nmrML. These example instance</w:t>
      </w:r>
      <w:r w:rsidR="006A77AF" w:rsidRPr="002231C5">
        <w:rPr>
          <w:sz w:val="22"/>
        </w:rPr>
        <w:t>s</w:t>
      </w:r>
      <w:r w:rsidRPr="002231C5">
        <w:rPr>
          <w:sz w:val="22"/>
        </w:rPr>
        <w:t xml:space="preserve"> can be found in the </w:t>
      </w:r>
      <w:r w:rsidR="006A77AF" w:rsidRPr="002231C5">
        <w:rPr>
          <w:sz w:val="22"/>
        </w:rPr>
        <w:t xml:space="preserve">corresponding </w:t>
      </w:r>
      <w:r w:rsidRPr="002231C5">
        <w:rPr>
          <w:sz w:val="22"/>
        </w:rPr>
        <w:t xml:space="preserve">github </w:t>
      </w:r>
      <w:r w:rsidR="006A77AF" w:rsidRPr="002231C5">
        <w:rPr>
          <w:sz w:val="22"/>
        </w:rPr>
        <w:t>‘</w:t>
      </w:r>
      <w:r w:rsidRPr="002231C5">
        <w:rPr>
          <w:sz w:val="22"/>
        </w:rPr>
        <w:t>example</w:t>
      </w:r>
      <w:r w:rsidR="006A77AF" w:rsidRPr="002231C5">
        <w:rPr>
          <w:sz w:val="22"/>
        </w:rPr>
        <w:t>’</w:t>
      </w:r>
      <w:r w:rsidRPr="002231C5">
        <w:rPr>
          <w:sz w:val="22"/>
        </w:rPr>
        <w:t xml:space="preserve"> folder, together with an accompanying readme file</w:t>
      </w:r>
      <w:r w:rsidR="006A77AF" w:rsidRPr="002231C5">
        <w:rPr>
          <w:sz w:val="22"/>
        </w:rPr>
        <w:t xml:space="preserve"> illustrating its generation</w:t>
      </w:r>
      <w:ins w:id="177" w:author="Michael Wilson" w:date="2013-11-03T20:10:00Z">
        <w:r w:rsidR="0060638D">
          <w:rPr>
            <w:sz w:val="22"/>
          </w:rPr>
          <w:t xml:space="preserve"> or on the documentation page at nmrml.org/schema</w:t>
        </w:r>
      </w:ins>
      <w:ins w:id="178" w:author="Michael Wilson" w:date="2013-11-03T20:11:00Z">
        <w:r w:rsidR="0060638D">
          <w:rPr>
            <w:sz w:val="22"/>
          </w:rPr>
          <w:t>.</w:t>
        </w:r>
      </w:ins>
      <w:del w:id="179" w:author="Michael Wilson" w:date="2013-11-03T20:10:00Z">
        <w:r w:rsidRPr="002231C5" w:rsidDel="0060638D">
          <w:rPr>
            <w:sz w:val="22"/>
          </w:rPr>
          <w:delText>.</w:delText>
        </w:r>
      </w:del>
    </w:p>
    <w:p w14:paraId="47FD7860" w14:textId="77777777" w:rsidR="00B23085" w:rsidRDefault="00610B98" w:rsidP="003329BB">
      <w:pPr>
        <w:pStyle w:val="Heading4"/>
        <w:jc w:val="both"/>
      </w:pPr>
      <w:r>
        <w:t>Competency Questions for CV development</w:t>
      </w:r>
    </w:p>
    <w:p w14:paraId="61FFC6A0" w14:textId="4069FBE0" w:rsidR="00B23085" w:rsidRPr="002231C5" w:rsidRDefault="001A32FD" w:rsidP="003329BB">
      <w:pPr>
        <w:tabs>
          <w:tab w:val="left" w:pos="300"/>
        </w:tabs>
        <w:jc w:val="both"/>
        <w:rPr>
          <w:sz w:val="22"/>
        </w:rPr>
      </w:pPr>
      <w:r w:rsidRPr="002231C5">
        <w:rPr>
          <w:sz w:val="22"/>
        </w:rPr>
        <w:t xml:space="preserve">A set of </w:t>
      </w:r>
      <w:r w:rsidR="00610B98" w:rsidRPr="002231C5">
        <w:rPr>
          <w:sz w:val="22"/>
        </w:rPr>
        <w:t>Competency Questions</w:t>
      </w:r>
      <w:r w:rsidR="006A77AF" w:rsidRPr="002231C5">
        <w:rPr>
          <w:sz w:val="22"/>
        </w:rPr>
        <w:t xml:space="preserve"> (CQ)</w:t>
      </w:r>
      <w:r w:rsidR="00610B98" w:rsidRPr="002231C5">
        <w:rPr>
          <w:sz w:val="22"/>
        </w:rPr>
        <w:t xml:space="preserve"> </w:t>
      </w:r>
      <w:r w:rsidRPr="002231C5">
        <w:rPr>
          <w:sz w:val="22"/>
        </w:rPr>
        <w:t xml:space="preserve">was defined </w:t>
      </w:r>
      <w:r w:rsidR="006A77AF" w:rsidRPr="002231C5">
        <w:rPr>
          <w:sz w:val="22"/>
        </w:rPr>
        <w:t>for nmrCV &amp; nmrML</w:t>
      </w:r>
      <w:r w:rsidRPr="002231C5">
        <w:rPr>
          <w:sz w:val="22"/>
        </w:rPr>
        <w:t xml:space="preserve">. </w:t>
      </w:r>
      <w:del w:id="180" w:author="Michael Wilson" w:date="2013-11-03T16:55:00Z">
        <w:r w:rsidR="006A77AF" w:rsidRPr="002231C5" w:rsidDel="006E5CB9">
          <w:rPr>
            <w:sz w:val="22"/>
          </w:rPr>
          <w:delText xml:space="preserve">Quite </w:delText>
        </w:r>
      </w:del>
      <w:ins w:id="181" w:author="Michael Wilson" w:date="2013-11-03T16:55:00Z">
        <w:r w:rsidR="006E5CB9">
          <w:rPr>
            <w:sz w:val="22"/>
          </w:rPr>
          <w:t>I</w:t>
        </w:r>
      </w:ins>
      <w:del w:id="182" w:author="Michael Wilson" w:date="2013-11-03T16:55:00Z">
        <w:r w:rsidR="006A77AF" w:rsidRPr="002231C5" w:rsidDel="006E5CB9">
          <w:rPr>
            <w:sz w:val="22"/>
          </w:rPr>
          <w:delText>i</w:delText>
        </w:r>
      </w:del>
      <w:r w:rsidR="006A77AF" w:rsidRPr="002231C5">
        <w:rPr>
          <w:sz w:val="22"/>
        </w:rPr>
        <w:t xml:space="preserve">n accordance to </w:t>
      </w:r>
      <w:del w:id="183" w:author="Michael Wilson" w:date="2013-11-03T16:55:00Z">
        <w:r w:rsidR="006A77AF" w:rsidRPr="002231C5" w:rsidDel="006E5CB9">
          <w:rPr>
            <w:sz w:val="22"/>
          </w:rPr>
          <w:delText xml:space="preserve">unit </w:delText>
        </w:r>
      </w:del>
      <w:ins w:id="184" w:author="Michael Wilson" w:date="2013-11-03T16:55:00Z">
        <w:r w:rsidR="006E5CB9">
          <w:rPr>
            <w:sz w:val="22"/>
          </w:rPr>
          <w:t>functional</w:t>
        </w:r>
        <w:r w:rsidR="006E5CB9" w:rsidRPr="002231C5">
          <w:rPr>
            <w:sz w:val="22"/>
          </w:rPr>
          <w:t xml:space="preserve"> </w:t>
        </w:r>
      </w:ins>
      <w:r w:rsidR="006A77AF" w:rsidRPr="002231C5">
        <w:rPr>
          <w:sz w:val="22"/>
        </w:rPr>
        <w:t>tests in software development, t</w:t>
      </w:r>
      <w:r w:rsidRPr="002231C5">
        <w:rPr>
          <w:sz w:val="22"/>
        </w:rPr>
        <w:t xml:space="preserve">hese </w:t>
      </w:r>
      <w:r w:rsidR="006A77AF" w:rsidRPr="002231C5">
        <w:rPr>
          <w:sz w:val="22"/>
        </w:rPr>
        <w:t xml:space="preserve">CQ </w:t>
      </w:r>
      <w:r w:rsidRPr="002231C5">
        <w:rPr>
          <w:sz w:val="22"/>
        </w:rPr>
        <w:t>serve to evaluate the format for coverage and structural suitability at the later evaluation phase:</w:t>
      </w:r>
    </w:p>
    <w:p w14:paraId="2C73DA78" w14:textId="77777777" w:rsidR="001A32FD" w:rsidRPr="002231C5" w:rsidRDefault="001A32FD" w:rsidP="003329BB">
      <w:pPr>
        <w:tabs>
          <w:tab w:val="left" w:pos="300"/>
        </w:tabs>
        <w:jc w:val="both"/>
        <w:rPr>
          <w:sz w:val="22"/>
        </w:rPr>
      </w:pPr>
    </w:p>
    <w:p w14:paraId="7390E81C" w14:textId="77777777" w:rsidR="001A32FD" w:rsidRPr="002231C5" w:rsidRDefault="001A32FD" w:rsidP="003329BB">
      <w:pPr>
        <w:tabs>
          <w:tab w:val="left" w:pos="300"/>
        </w:tabs>
        <w:jc w:val="both"/>
        <w:rPr>
          <w:color w:val="FF0000"/>
          <w:sz w:val="22"/>
        </w:rPr>
      </w:pPr>
      <w:r w:rsidRPr="002231C5">
        <w:rPr>
          <w:color w:val="FF0000"/>
          <w:sz w:val="22"/>
        </w:rPr>
        <w:t>MOVE INTO ANNEX ?</w:t>
      </w:r>
    </w:p>
    <w:p w14:paraId="1925750F" w14:textId="77777777" w:rsidR="00B23085" w:rsidRPr="002231C5" w:rsidRDefault="005B6928" w:rsidP="003329BB">
      <w:pPr>
        <w:numPr>
          <w:ilvl w:val="0"/>
          <w:numId w:val="10"/>
        </w:numPr>
        <w:tabs>
          <w:tab w:val="left" w:pos="300"/>
        </w:tabs>
        <w:jc w:val="both"/>
        <w:rPr>
          <w:sz w:val="22"/>
        </w:rPr>
      </w:pPr>
      <w:r w:rsidRPr="002231C5">
        <w:rPr>
          <w:sz w:val="22"/>
        </w:rPr>
        <w:t>Get</w:t>
      </w:r>
      <w:r w:rsidR="00610B98" w:rsidRPr="002231C5">
        <w:rPr>
          <w:sz w:val="22"/>
        </w:rPr>
        <w:t xml:space="preserve"> spectra </w:t>
      </w:r>
      <w:r w:rsidRPr="002231C5">
        <w:rPr>
          <w:sz w:val="22"/>
        </w:rPr>
        <w:t xml:space="preserve">generated </w:t>
      </w:r>
      <w:r w:rsidR="00610B98" w:rsidRPr="002231C5">
        <w:rPr>
          <w:sz w:val="22"/>
        </w:rPr>
        <w:t xml:space="preserve">on </w:t>
      </w:r>
      <w:r w:rsidRPr="002231C5">
        <w:rPr>
          <w:sz w:val="22"/>
        </w:rPr>
        <w:t xml:space="preserve">a </w:t>
      </w:r>
      <w:r w:rsidR="00610B98" w:rsidRPr="002231C5">
        <w:rPr>
          <w:sz w:val="22"/>
        </w:rPr>
        <w:t xml:space="preserve">500Mz Bruker machine </w:t>
      </w:r>
      <w:r w:rsidRPr="002231C5">
        <w:rPr>
          <w:sz w:val="22"/>
        </w:rPr>
        <w:t>in</w:t>
      </w:r>
      <w:r w:rsidR="00610B98" w:rsidRPr="002231C5">
        <w:rPr>
          <w:sz w:val="22"/>
        </w:rPr>
        <w:t xml:space="preserve"> 1D </w:t>
      </w:r>
      <w:r w:rsidRPr="002231C5">
        <w:rPr>
          <w:sz w:val="22"/>
        </w:rPr>
        <w:t xml:space="preserve">set-up and </w:t>
      </w:r>
      <w:r w:rsidR="00610B98" w:rsidRPr="002231C5">
        <w:rPr>
          <w:sz w:val="22"/>
        </w:rPr>
        <w:t xml:space="preserve">H+ </w:t>
      </w:r>
      <w:r w:rsidRPr="002231C5">
        <w:rPr>
          <w:sz w:val="22"/>
        </w:rPr>
        <w:t>as acquisition nucleus</w:t>
      </w:r>
      <w:r w:rsidR="00610B98" w:rsidRPr="002231C5">
        <w:rPr>
          <w:sz w:val="22"/>
        </w:rPr>
        <w:t xml:space="preserve"> (on Human Urine samples for doping chemicals)</w:t>
      </w:r>
      <w:r w:rsidR="006A77AF" w:rsidRPr="002231C5">
        <w:rPr>
          <w:sz w:val="22"/>
        </w:rPr>
        <w:t>.</w:t>
      </w:r>
    </w:p>
    <w:p w14:paraId="4D086FBA" w14:textId="77777777" w:rsidR="00B23085" w:rsidRPr="002231C5" w:rsidRDefault="00610B98" w:rsidP="003329BB">
      <w:pPr>
        <w:numPr>
          <w:ilvl w:val="0"/>
          <w:numId w:val="10"/>
        </w:numPr>
        <w:tabs>
          <w:tab w:val="left" w:pos="300"/>
        </w:tabs>
        <w:jc w:val="both"/>
        <w:rPr>
          <w:sz w:val="22"/>
        </w:rPr>
      </w:pPr>
      <w:r w:rsidRPr="002231C5">
        <w:rPr>
          <w:sz w:val="22"/>
        </w:rPr>
        <w:t>Get spectra generated via Bruker CryoProbe and D2O solvent</w:t>
      </w:r>
      <w:r w:rsidR="006A77AF" w:rsidRPr="002231C5">
        <w:rPr>
          <w:sz w:val="22"/>
        </w:rPr>
        <w:t>.</w:t>
      </w:r>
    </w:p>
    <w:p w14:paraId="57B32403" w14:textId="77777777" w:rsidR="00B23085" w:rsidRPr="002231C5" w:rsidRDefault="005B6928" w:rsidP="003329BB">
      <w:pPr>
        <w:numPr>
          <w:ilvl w:val="0"/>
          <w:numId w:val="10"/>
        </w:numPr>
        <w:tabs>
          <w:tab w:val="left" w:pos="300"/>
        </w:tabs>
        <w:jc w:val="both"/>
        <w:rPr>
          <w:sz w:val="22"/>
        </w:rPr>
      </w:pPr>
      <w:r w:rsidRPr="002231C5">
        <w:rPr>
          <w:sz w:val="22"/>
        </w:rPr>
        <w:t xml:space="preserve">Show experiments generated with </w:t>
      </w:r>
      <w:r w:rsidR="00610B98" w:rsidRPr="002231C5">
        <w:rPr>
          <w:sz w:val="22"/>
        </w:rPr>
        <w:t xml:space="preserve">samples with </w:t>
      </w:r>
      <w:r w:rsidRPr="002231C5">
        <w:rPr>
          <w:sz w:val="22"/>
        </w:rPr>
        <w:t xml:space="preserve">a </w:t>
      </w:r>
      <w:r w:rsidR="00610B98" w:rsidRPr="002231C5">
        <w:rPr>
          <w:sz w:val="22"/>
        </w:rPr>
        <w:t>pH range</w:t>
      </w:r>
      <w:r w:rsidR="006A77AF" w:rsidRPr="002231C5">
        <w:rPr>
          <w:sz w:val="22"/>
        </w:rPr>
        <w:t xml:space="preserve"> </w:t>
      </w:r>
      <w:r w:rsidRPr="002231C5">
        <w:rPr>
          <w:sz w:val="22"/>
        </w:rPr>
        <w:t>from 6.5 to 8</w:t>
      </w:r>
    </w:p>
    <w:p w14:paraId="0E796115" w14:textId="77777777" w:rsidR="00B23085" w:rsidRPr="002231C5" w:rsidRDefault="00610B98" w:rsidP="003329BB">
      <w:pPr>
        <w:numPr>
          <w:ilvl w:val="0"/>
          <w:numId w:val="10"/>
        </w:numPr>
        <w:tabs>
          <w:tab w:val="left" w:pos="300"/>
        </w:tabs>
        <w:jc w:val="both"/>
        <w:rPr>
          <w:sz w:val="22"/>
        </w:rPr>
      </w:pPr>
      <w:r w:rsidRPr="002231C5">
        <w:rPr>
          <w:sz w:val="22"/>
        </w:rPr>
        <w:t>Get spectra according to decoupling method</w:t>
      </w:r>
      <w:r w:rsidR="006A77AF" w:rsidRPr="002231C5">
        <w:rPr>
          <w:sz w:val="22"/>
        </w:rPr>
        <w:t>.</w:t>
      </w:r>
    </w:p>
    <w:p w14:paraId="618E1BDF" w14:textId="291D758F" w:rsidR="00B23085" w:rsidRPr="002231C5" w:rsidRDefault="00610B98" w:rsidP="003329BB">
      <w:pPr>
        <w:numPr>
          <w:ilvl w:val="0"/>
          <w:numId w:val="10"/>
        </w:numPr>
        <w:tabs>
          <w:tab w:val="left" w:pos="300"/>
        </w:tabs>
        <w:jc w:val="both"/>
        <w:rPr>
          <w:sz w:val="22"/>
        </w:rPr>
      </w:pPr>
      <w:del w:id="185" w:author="Michael Wilson" w:date="2013-11-03T20:12:00Z">
        <w:r w:rsidRPr="002231C5" w:rsidDel="005D5E6D">
          <w:rPr>
            <w:sz w:val="22"/>
          </w:rPr>
          <w:delText xml:space="preserve">Get </w:delText>
        </w:r>
      </w:del>
      <w:ins w:id="186" w:author="Michael Wilson" w:date="2013-11-03T20:12:00Z">
        <w:r w:rsidR="005D5E6D">
          <w:rPr>
            <w:sz w:val="22"/>
          </w:rPr>
          <w:t>Find</w:t>
        </w:r>
        <w:r w:rsidR="005D5E6D" w:rsidRPr="002231C5">
          <w:rPr>
            <w:sz w:val="22"/>
          </w:rPr>
          <w:t xml:space="preserve"> </w:t>
        </w:r>
      </w:ins>
      <w:del w:id="187" w:author="Michael Wilson" w:date="2013-11-03T16:56:00Z">
        <w:r w:rsidRPr="002231C5" w:rsidDel="006E5CB9">
          <w:rPr>
            <w:sz w:val="22"/>
          </w:rPr>
          <w:delText xml:space="preserve">nmr </w:delText>
        </w:r>
      </w:del>
      <w:ins w:id="188" w:author="Michael Wilson" w:date="2013-11-03T16:56:00Z">
        <w:r w:rsidR="006E5CB9">
          <w:rPr>
            <w:sz w:val="22"/>
          </w:rPr>
          <w:t>NMR</w:t>
        </w:r>
        <w:r w:rsidR="006E5CB9" w:rsidRPr="002231C5">
          <w:rPr>
            <w:sz w:val="22"/>
          </w:rPr>
          <w:t xml:space="preserve"> </w:t>
        </w:r>
        <w:r w:rsidR="006E5CB9">
          <w:rPr>
            <w:sz w:val="22"/>
          </w:rPr>
          <w:t>s</w:t>
        </w:r>
      </w:ins>
      <w:del w:id="189" w:author="Michael Wilson" w:date="2013-11-03T16:56:00Z">
        <w:r w:rsidRPr="002231C5" w:rsidDel="006E5CB9">
          <w:rPr>
            <w:sz w:val="22"/>
          </w:rPr>
          <w:delText>S</w:delText>
        </w:r>
      </w:del>
      <w:r w:rsidRPr="002231C5">
        <w:rPr>
          <w:sz w:val="22"/>
        </w:rPr>
        <w:t>pectra that have been F</w:t>
      </w:r>
      <w:ins w:id="190" w:author="Michael Wilson" w:date="2013-11-03T16:56:00Z">
        <w:r w:rsidR="006E5CB9">
          <w:rPr>
            <w:sz w:val="22"/>
          </w:rPr>
          <w:t xml:space="preserve">ast Fourier </w:t>
        </w:r>
      </w:ins>
      <w:r w:rsidRPr="002231C5">
        <w:rPr>
          <w:sz w:val="22"/>
        </w:rPr>
        <w:t>T</w:t>
      </w:r>
      <w:del w:id="191" w:author="Michael Wilson" w:date="2013-11-03T16:56:00Z">
        <w:r w:rsidRPr="002231C5" w:rsidDel="006E5CB9">
          <w:rPr>
            <w:sz w:val="22"/>
          </w:rPr>
          <w:delText xml:space="preserve"> t</w:delText>
        </w:r>
      </w:del>
      <w:r w:rsidRPr="002231C5">
        <w:rPr>
          <w:sz w:val="22"/>
        </w:rPr>
        <w:t xml:space="preserve">ransformed and were smoothed </w:t>
      </w:r>
      <w:del w:id="192" w:author="Michael Wilson" w:date="2013-11-03T16:56:00Z">
        <w:r w:rsidRPr="002231C5" w:rsidDel="006E5CB9">
          <w:rPr>
            <w:sz w:val="22"/>
          </w:rPr>
          <w:delText xml:space="preserve">via </w:delText>
        </w:r>
      </w:del>
      <w:ins w:id="193" w:author="Michael Wilson" w:date="2013-11-03T16:56:00Z">
        <w:r w:rsidR="006E5CB9">
          <w:rPr>
            <w:sz w:val="22"/>
          </w:rPr>
          <w:t>with</w:t>
        </w:r>
        <w:r w:rsidR="006E5CB9" w:rsidRPr="002231C5">
          <w:rPr>
            <w:sz w:val="22"/>
          </w:rPr>
          <w:t xml:space="preserve"> </w:t>
        </w:r>
      </w:ins>
      <w:r w:rsidRPr="002231C5">
        <w:rPr>
          <w:sz w:val="22"/>
        </w:rPr>
        <w:t>Gaussian smoothing</w:t>
      </w:r>
      <w:r w:rsidR="006A77AF" w:rsidRPr="002231C5">
        <w:rPr>
          <w:sz w:val="22"/>
        </w:rPr>
        <w:t>.</w:t>
      </w:r>
    </w:p>
    <w:p w14:paraId="23D03186" w14:textId="2545427F" w:rsidR="00B23085" w:rsidRPr="002231C5" w:rsidRDefault="00610B98" w:rsidP="003329BB">
      <w:pPr>
        <w:numPr>
          <w:ilvl w:val="0"/>
          <w:numId w:val="10"/>
        </w:numPr>
        <w:tabs>
          <w:tab w:val="left" w:pos="300"/>
        </w:tabs>
        <w:jc w:val="both"/>
        <w:rPr>
          <w:sz w:val="22"/>
        </w:rPr>
      </w:pPr>
      <w:del w:id="194" w:author="Michael Wilson" w:date="2013-11-03T16:57:00Z">
        <w:r w:rsidRPr="002231C5" w:rsidDel="006E5CB9">
          <w:rPr>
            <w:sz w:val="22"/>
          </w:rPr>
          <w:delText xml:space="preserve">Show </w:delText>
        </w:r>
      </w:del>
      <w:ins w:id="195" w:author="Michael Wilson" w:date="2013-11-03T16:57:00Z">
        <w:r w:rsidR="006E5CB9">
          <w:rPr>
            <w:sz w:val="22"/>
          </w:rPr>
          <w:t xml:space="preserve">Find </w:t>
        </w:r>
      </w:ins>
      <w:del w:id="196" w:author="Michael Wilson" w:date="2013-11-03T16:57:00Z">
        <w:r w:rsidRPr="002231C5" w:rsidDel="006E5CB9">
          <w:rPr>
            <w:sz w:val="22"/>
          </w:rPr>
          <w:delText xml:space="preserve">me </w:delText>
        </w:r>
      </w:del>
      <w:r w:rsidRPr="002231C5">
        <w:rPr>
          <w:sz w:val="22"/>
        </w:rPr>
        <w:t xml:space="preserve">reference spectra for </w:t>
      </w:r>
      <w:ins w:id="197" w:author="Michael Wilson" w:date="2013-11-03T16:58:00Z">
        <w:r w:rsidR="006E5CB9">
          <w:rPr>
            <w:sz w:val="22"/>
          </w:rPr>
          <w:t>1-</w:t>
        </w:r>
      </w:ins>
      <w:del w:id="198" w:author="Michael Wilson" w:date="2013-11-03T16:57:00Z">
        <w:r w:rsidRPr="002231C5" w:rsidDel="006E5CB9">
          <w:rPr>
            <w:sz w:val="22"/>
          </w:rPr>
          <w:delText xml:space="preserve">xyz </w:delText>
        </w:r>
      </w:del>
      <w:ins w:id="199" w:author="Michael Wilson" w:date="2013-11-03T16:57:00Z">
        <w:r w:rsidR="006E5CB9">
          <w:rPr>
            <w:sz w:val="22"/>
          </w:rPr>
          <w:t>Methylhistidine</w:t>
        </w:r>
      </w:ins>
      <w:ins w:id="200" w:author="Michael Wilson" w:date="2013-11-03T16:58:00Z">
        <w:r w:rsidR="006E5CB9">
          <w:rPr>
            <w:sz w:val="22"/>
          </w:rPr>
          <w:t xml:space="preserve"> with a frequency of 600 MHz</w:t>
        </w:r>
      </w:ins>
      <w:del w:id="201" w:author="Michael Wilson" w:date="2013-11-03T16:57:00Z">
        <w:r w:rsidRPr="002231C5" w:rsidDel="006E5CB9">
          <w:rPr>
            <w:sz w:val="22"/>
          </w:rPr>
          <w:delText>compound</w:delText>
        </w:r>
      </w:del>
      <w:r w:rsidR="006A77AF" w:rsidRPr="002231C5">
        <w:rPr>
          <w:sz w:val="22"/>
        </w:rPr>
        <w:t>.</w:t>
      </w:r>
    </w:p>
    <w:p w14:paraId="0508B0A8" w14:textId="628EE879" w:rsidR="006A77AF" w:rsidRPr="002231C5" w:rsidRDefault="00610B98" w:rsidP="003329BB">
      <w:pPr>
        <w:numPr>
          <w:ilvl w:val="0"/>
          <w:numId w:val="10"/>
        </w:numPr>
        <w:tabs>
          <w:tab w:val="left" w:pos="300"/>
        </w:tabs>
        <w:jc w:val="both"/>
        <w:rPr>
          <w:sz w:val="22"/>
        </w:rPr>
      </w:pPr>
      <w:del w:id="202" w:author="Michael Wilson" w:date="2013-11-03T17:02:00Z">
        <w:r w:rsidRPr="002231C5" w:rsidDel="006E5CB9">
          <w:rPr>
            <w:sz w:val="22"/>
          </w:rPr>
          <w:delText xml:space="preserve">What </w:delText>
        </w:r>
      </w:del>
      <w:ins w:id="203" w:author="Michael Wilson" w:date="2013-11-03T17:02:00Z">
        <w:r w:rsidR="006E5CB9">
          <w:rPr>
            <w:sz w:val="22"/>
          </w:rPr>
          <w:t>Did a</w:t>
        </w:r>
        <w:r w:rsidR="006E5CB9" w:rsidRPr="002231C5">
          <w:rPr>
            <w:sz w:val="22"/>
          </w:rPr>
          <w:t xml:space="preserve"> </w:t>
        </w:r>
      </w:ins>
      <w:r w:rsidRPr="002231C5">
        <w:rPr>
          <w:sz w:val="22"/>
        </w:rPr>
        <w:t>spectra use</w:t>
      </w:r>
      <w:del w:id="204" w:author="Michael Wilson" w:date="2013-11-03T17:02:00Z">
        <w:r w:rsidRPr="002231C5" w:rsidDel="006E5CB9">
          <w:rPr>
            <w:sz w:val="22"/>
          </w:rPr>
          <w:delText>d</w:delText>
        </w:r>
      </w:del>
      <w:r w:rsidRPr="002231C5">
        <w:rPr>
          <w:sz w:val="22"/>
        </w:rPr>
        <w:t xml:space="preserve"> flow high resolution probe in the instrument?</w:t>
      </w:r>
    </w:p>
    <w:p w14:paraId="396DE1BE" w14:textId="77777777" w:rsidR="006A77AF" w:rsidRPr="002231C5" w:rsidRDefault="006A77AF" w:rsidP="003329BB">
      <w:pPr>
        <w:tabs>
          <w:tab w:val="left" w:pos="300"/>
        </w:tabs>
        <w:jc w:val="both"/>
        <w:rPr>
          <w:sz w:val="22"/>
        </w:rPr>
      </w:pPr>
    </w:p>
    <w:p w14:paraId="4779FF27" w14:textId="77777777" w:rsidR="00B23085" w:rsidRPr="002231C5" w:rsidRDefault="00610B98" w:rsidP="003329BB">
      <w:pPr>
        <w:tabs>
          <w:tab w:val="left" w:pos="300"/>
        </w:tabs>
        <w:jc w:val="both"/>
        <w:rPr>
          <w:sz w:val="22"/>
        </w:rPr>
      </w:pPr>
      <w:r w:rsidRPr="002231C5">
        <w:rPr>
          <w:sz w:val="22"/>
        </w:rPr>
        <w:t>CQ</w:t>
      </w:r>
      <w:r w:rsidR="006A77AF" w:rsidRPr="002231C5">
        <w:rPr>
          <w:sz w:val="22"/>
        </w:rPr>
        <w:t>s</w:t>
      </w:r>
      <w:r w:rsidRPr="002231C5">
        <w:rPr>
          <w:sz w:val="22"/>
        </w:rPr>
        <w:t xml:space="preserve"> for nmrCV and IdentML CV</w:t>
      </w:r>
      <w:r w:rsidR="006A77AF" w:rsidRPr="002231C5">
        <w:rPr>
          <w:sz w:val="22"/>
        </w:rPr>
        <w:t>:</w:t>
      </w:r>
    </w:p>
    <w:p w14:paraId="2E3E5FCC" w14:textId="5091E37E" w:rsidR="00B23085" w:rsidRPr="002231C5" w:rsidRDefault="00610B98" w:rsidP="003329BB">
      <w:pPr>
        <w:numPr>
          <w:ilvl w:val="0"/>
          <w:numId w:val="10"/>
        </w:numPr>
        <w:tabs>
          <w:tab w:val="left" w:pos="300"/>
        </w:tabs>
        <w:jc w:val="both"/>
        <w:rPr>
          <w:sz w:val="22"/>
        </w:rPr>
      </w:pPr>
      <w:del w:id="205" w:author="Michael Wilson" w:date="2013-11-03T17:01:00Z">
        <w:r w:rsidRPr="002231C5" w:rsidDel="006E5CB9">
          <w:rPr>
            <w:sz w:val="22"/>
          </w:rPr>
          <w:delText xml:space="preserve">Get </w:delText>
        </w:r>
      </w:del>
      <w:ins w:id="206" w:author="Michael Wilson" w:date="2013-11-03T17:01:00Z">
        <w:r w:rsidR="006E5CB9">
          <w:rPr>
            <w:sz w:val="22"/>
          </w:rPr>
          <w:t>Find</w:t>
        </w:r>
        <w:r w:rsidR="006E5CB9" w:rsidRPr="002231C5">
          <w:rPr>
            <w:sz w:val="22"/>
          </w:rPr>
          <w:t xml:space="preserve"> </w:t>
        </w:r>
      </w:ins>
      <w:r w:rsidRPr="002231C5">
        <w:rPr>
          <w:sz w:val="22"/>
        </w:rPr>
        <w:t>1D spectra with doublets in ppm range x to y</w:t>
      </w:r>
      <w:r w:rsidR="006A77AF" w:rsidRPr="002231C5">
        <w:rPr>
          <w:sz w:val="22"/>
        </w:rPr>
        <w:t>.</w:t>
      </w:r>
    </w:p>
    <w:p w14:paraId="29EDECC7" w14:textId="532EDEBB" w:rsidR="00B23085" w:rsidRPr="002231C5" w:rsidRDefault="00610B98" w:rsidP="003329BB">
      <w:pPr>
        <w:numPr>
          <w:ilvl w:val="0"/>
          <w:numId w:val="10"/>
        </w:numPr>
        <w:tabs>
          <w:tab w:val="left" w:pos="300"/>
        </w:tabs>
        <w:jc w:val="both"/>
        <w:rPr>
          <w:sz w:val="22"/>
        </w:rPr>
      </w:pPr>
      <w:del w:id="207" w:author="Michael Wilson" w:date="2013-11-03T17:01:00Z">
        <w:r w:rsidRPr="002231C5" w:rsidDel="006E5CB9">
          <w:rPr>
            <w:sz w:val="22"/>
          </w:rPr>
          <w:delText xml:space="preserve">Show </w:delText>
        </w:r>
      </w:del>
      <w:ins w:id="208" w:author="Michael Wilson" w:date="2013-11-03T17:01:00Z">
        <w:r w:rsidR="006E5CB9">
          <w:rPr>
            <w:sz w:val="22"/>
          </w:rPr>
          <w:t>Find</w:t>
        </w:r>
      </w:ins>
      <w:del w:id="209" w:author="Michael Wilson" w:date="2013-11-03T17:01:00Z">
        <w:r w:rsidRPr="002231C5" w:rsidDel="006E5CB9">
          <w:rPr>
            <w:sz w:val="22"/>
          </w:rPr>
          <w:delText>me</w:delText>
        </w:r>
      </w:del>
      <w:r w:rsidRPr="002231C5">
        <w:rPr>
          <w:sz w:val="22"/>
        </w:rPr>
        <w:t xml:space="preserve"> </w:t>
      </w:r>
      <w:del w:id="210" w:author="Michael Wilson" w:date="2013-11-03T17:01:00Z">
        <w:r w:rsidRPr="002231C5" w:rsidDel="006E5CB9">
          <w:rPr>
            <w:sz w:val="22"/>
          </w:rPr>
          <w:delText xml:space="preserve">nmr </w:delText>
        </w:r>
      </w:del>
      <w:ins w:id="211" w:author="Michael Wilson" w:date="2013-11-03T17:01:00Z">
        <w:r w:rsidR="006E5CB9">
          <w:rPr>
            <w:sz w:val="22"/>
          </w:rPr>
          <w:t>NMR</w:t>
        </w:r>
        <w:r w:rsidR="006E5CB9" w:rsidRPr="002231C5">
          <w:rPr>
            <w:sz w:val="22"/>
          </w:rPr>
          <w:t xml:space="preserve"> </w:t>
        </w:r>
      </w:ins>
      <w:r w:rsidRPr="002231C5">
        <w:rPr>
          <w:sz w:val="22"/>
        </w:rPr>
        <w:t xml:space="preserve">spectra for changes in metabolites involved in </w:t>
      </w:r>
      <w:r w:rsidR="006A77AF" w:rsidRPr="002231C5">
        <w:rPr>
          <w:sz w:val="22"/>
        </w:rPr>
        <w:t xml:space="preserve">citrate </w:t>
      </w:r>
      <w:del w:id="212" w:author="Michael Wilson" w:date="2013-11-03T17:01:00Z">
        <w:r w:rsidR="006A77AF" w:rsidRPr="002231C5" w:rsidDel="006E5CB9">
          <w:rPr>
            <w:sz w:val="22"/>
          </w:rPr>
          <w:delText xml:space="preserve">circle </w:delText>
        </w:r>
      </w:del>
      <w:ins w:id="213" w:author="Michael Wilson" w:date="2013-11-03T17:01:00Z">
        <w:r w:rsidR="006E5CB9">
          <w:rPr>
            <w:sz w:val="22"/>
          </w:rPr>
          <w:t>cycle</w:t>
        </w:r>
        <w:r w:rsidR="006E5CB9" w:rsidRPr="002231C5">
          <w:rPr>
            <w:sz w:val="22"/>
          </w:rPr>
          <w:t xml:space="preserve"> </w:t>
        </w:r>
      </w:ins>
      <w:r w:rsidR="006A77AF" w:rsidRPr="002231C5">
        <w:rPr>
          <w:sz w:val="22"/>
        </w:rPr>
        <w:t>after fat consumption in h</w:t>
      </w:r>
      <w:r w:rsidRPr="002231C5">
        <w:rPr>
          <w:sz w:val="22"/>
        </w:rPr>
        <w:t>uman</w:t>
      </w:r>
      <w:r w:rsidR="006A77AF" w:rsidRPr="002231C5">
        <w:rPr>
          <w:sz w:val="22"/>
        </w:rPr>
        <w:t>.</w:t>
      </w:r>
    </w:p>
    <w:p w14:paraId="27A155B4" w14:textId="77777777" w:rsidR="00B23085" w:rsidRPr="002231C5" w:rsidRDefault="00610B98" w:rsidP="003329BB">
      <w:pPr>
        <w:numPr>
          <w:ilvl w:val="0"/>
          <w:numId w:val="10"/>
        </w:numPr>
        <w:tabs>
          <w:tab w:val="left" w:pos="300"/>
        </w:tabs>
        <w:jc w:val="both"/>
        <w:rPr>
          <w:sz w:val="22"/>
        </w:rPr>
      </w:pPr>
      <w:r w:rsidRPr="002231C5">
        <w:rPr>
          <w:sz w:val="22"/>
        </w:rPr>
        <w:t>How does the aromatic amino acid fraction differ in Hop plant variants ?</w:t>
      </w:r>
    </w:p>
    <w:p w14:paraId="736191D6" w14:textId="4B1630D0" w:rsidR="005B6928" w:rsidRPr="002231C5" w:rsidRDefault="005B6928" w:rsidP="003329BB">
      <w:pPr>
        <w:numPr>
          <w:ilvl w:val="0"/>
          <w:numId w:val="10"/>
        </w:numPr>
        <w:tabs>
          <w:tab w:val="left" w:pos="300"/>
        </w:tabs>
        <w:jc w:val="both"/>
        <w:rPr>
          <w:sz w:val="22"/>
        </w:rPr>
      </w:pPr>
      <w:del w:id="214" w:author="Michael Wilson" w:date="2013-11-03T17:01:00Z">
        <w:r w:rsidRPr="002231C5" w:rsidDel="006E5CB9">
          <w:rPr>
            <w:sz w:val="22"/>
          </w:rPr>
          <w:delText xml:space="preserve">Get </w:delText>
        </w:r>
      </w:del>
      <w:ins w:id="215" w:author="Michael Wilson" w:date="2013-11-03T17:01:00Z">
        <w:r w:rsidR="006E5CB9">
          <w:rPr>
            <w:sz w:val="22"/>
          </w:rPr>
          <w:t>Find</w:t>
        </w:r>
        <w:r w:rsidR="006E5CB9" w:rsidRPr="002231C5">
          <w:rPr>
            <w:sz w:val="22"/>
          </w:rPr>
          <w:t xml:space="preserve"> </w:t>
        </w:r>
      </w:ins>
      <w:r w:rsidRPr="002231C5">
        <w:rPr>
          <w:sz w:val="22"/>
        </w:rPr>
        <w:t xml:space="preserve">spectra that were generated via open source </w:t>
      </w:r>
      <w:del w:id="216" w:author="Michael Wilson" w:date="2013-11-03T17:01:00Z">
        <w:r w:rsidRPr="002231C5" w:rsidDel="006E5CB9">
          <w:rPr>
            <w:sz w:val="22"/>
          </w:rPr>
          <w:delText xml:space="preserve">nmr </w:delText>
        </w:r>
      </w:del>
      <w:ins w:id="217" w:author="Michael Wilson" w:date="2013-11-03T17:01:00Z">
        <w:r w:rsidR="006E5CB9">
          <w:rPr>
            <w:sz w:val="22"/>
          </w:rPr>
          <w:t>NMR</w:t>
        </w:r>
        <w:r w:rsidR="006E5CB9" w:rsidRPr="002231C5">
          <w:rPr>
            <w:sz w:val="22"/>
          </w:rPr>
          <w:t xml:space="preserve"> </w:t>
        </w:r>
      </w:ins>
      <w:r w:rsidRPr="002231C5">
        <w:rPr>
          <w:sz w:val="22"/>
        </w:rPr>
        <w:t>software.</w:t>
      </w:r>
    </w:p>
    <w:p w14:paraId="0124A878" w14:textId="77777777" w:rsidR="005B6928" w:rsidRPr="002231C5" w:rsidRDefault="005B6928" w:rsidP="003329BB">
      <w:pPr>
        <w:tabs>
          <w:tab w:val="left" w:pos="300"/>
        </w:tabs>
        <w:ind w:left="360"/>
        <w:jc w:val="both"/>
        <w:rPr>
          <w:sz w:val="22"/>
        </w:rPr>
      </w:pPr>
    </w:p>
    <w:p w14:paraId="765FC275" w14:textId="77777777" w:rsidR="00B23085" w:rsidRDefault="001A32FD" w:rsidP="003329BB">
      <w:pPr>
        <w:pStyle w:val="Heading3"/>
        <w:tabs>
          <w:tab w:val="left" w:pos="300"/>
        </w:tabs>
        <w:spacing w:before="280" w:after="80" w:line="360" w:lineRule="auto"/>
        <w:jc w:val="both"/>
        <w:rPr>
          <w:sz w:val="22"/>
        </w:rPr>
      </w:pPr>
      <w:bookmarkStart w:id="218" w:name="h.h6462eybfety"/>
      <w:bookmarkStart w:id="219" w:name="__RefHeading__1466_1605960097"/>
      <w:bookmarkStart w:id="220" w:name="_Toc370369504"/>
      <w:bookmarkEnd w:id="218"/>
      <w:bookmarkEnd w:id="219"/>
      <w:r>
        <w:rPr>
          <w:color w:val="000000"/>
        </w:rPr>
        <w:t>Basic overall design c</w:t>
      </w:r>
      <w:r w:rsidR="00610B98">
        <w:rPr>
          <w:color w:val="000000"/>
        </w:rPr>
        <w:t>onsiderations</w:t>
      </w:r>
      <w:bookmarkEnd w:id="220"/>
    </w:p>
    <w:p w14:paraId="0F5DD235" w14:textId="15FA0603" w:rsidR="00057A10" w:rsidRDefault="00FB5CE7" w:rsidP="003329BB">
      <w:pPr>
        <w:tabs>
          <w:tab w:val="left" w:pos="300"/>
        </w:tabs>
        <w:spacing w:before="240" w:line="240" w:lineRule="auto"/>
        <w:jc w:val="both"/>
        <w:rPr>
          <w:ins w:id="221" w:author="Michael Wilson" w:date="2013-11-04T08:49:00Z"/>
          <w:sz w:val="22"/>
        </w:rPr>
      </w:pPr>
      <w:bookmarkStart w:id="222" w:name="h.8bgirlxx10u4"/>
      <w:bookmarkEnd w:id="222"/>
      <w:ins w:id="223" w:author="Michael Wilson" w:date="2013-11-04T08:47:00Z">
        <w:r>
          <w:rPr>
            <w:sz w:val="22"/>
          </w:rPr>
          <w:t xml:space="preserve">We had several overarching goals </w:t>
        </w:r>
      </w:ins>
      <w:ins w:id="224" w:author="Michael Wilson" w:date="2013-11-04T08:48:00Z">
        <w:r>
          <w:rPr>
            <w:sz w:val="22"/>
          </w:rPr>
          <w:t xml:space="preserve">that </w:t>
        </w:r>
      </w:ins>
      <w:ins w:id="225" w:author="Michael Wilson" w:date="2013-11-04T08:49:00Z">
        <w:r>
          <w:rPr>
            <w:sz w:val="22"/>
          </w:rPr>
          <w:t>guided our decision making process</w:t>
        </w:r>
      </w:ins>
      <w:ins w:id="226" w:author="Michael Wilson" w:date="2013-11-04T09:02:00Z">
        <w:r w:rsidR="00803A15">
          <w:rPr>
            <w:sz w:val="22"/>
          </w:rPr>
          <w:t>. The data format should</w:t>
        </w:r>
      </w:ins>
      <w:ins w:id="227" w:author="Michael Wilson" w:date="2013-11-04T08:47:00Z">
        <w:r>
          <w:rPr>
            <w:sz w:val="22"/>
          </w:rPr>
          <w:t>:</w:t>
        </w:r>
      </w:ins>
    </w:p>
    <w:p w14:paraId="2EB7BAA9" w14:textId="34D2ECE9" w:rsidR="00057A10" w:rsidRDefault="00803A15" w:rsidP="00FB5CE7">
      <w:pPr>
        <w:numPr>
          <w:ilvl w:val="0"/>
          <w:numId w:val="12"/>
        </w:numPr>
        <w:tabs>
          <w:tab w:val="left" w:pos="300"/>
        </w:tabs>
        <w:spacing w:before="240" w:line="240" w:lineRule="auto"/>
        <w:jc w:val="both"/>
        <w:rPr>
          <w:ins w:id="228" w:author="Michael Wilson" w:date="2013-11-04T09:00:00Z"/>
          <w:sz w:val="22"/>
        </w:rPr>
        <w:pPrChange w:id="229" w:author="Michael Wilson" w:date="2013-11-04T08:49:00Z">
          <w:pPr>
            <w:tabs>
              <w:tab w:val="left" w:pos="300"/>
            </w:tabs>
            <w:spacing w:before="240" w:line="240" w:lineRule="auto"/>
            <w:jc w:val="both"/>
          </w:pPr>
        </w:pPrChange>
      </w:pPr>
      <w:ins w:id="230" w:author="Michael Wilson" w:date="2013-11-04T09:00:00Z">
        <w:r>
          <w:rPr>
            <w:sz w:val="22"/>
          </w:rPr>
          <w:t>Allow NMR data to be easily shared in a vendor agnostic manor</w:t>
        </w:r>
      </w:ins>
    </w:p>
    <w:p w14:paraId="4222E833" w14:textId="482B5592" w:rsidR="00057A10" w:rsidRPr="00C70FEC" w:rsidRDefault="00803A15" w:rsidP="00C70FEC">
      <w:pPr>
        <w:numPr>
          <w:ilvl w:val="0"/>
          <w:numId w:val="12"/>
        </w:numPr>
        <w:tabs>
          <w:tab w:val="left" w:pos="300"/>
        </w:tabs>
        <w:spacing w:before="240" w:line="240" w:lineRule="auto"/>
        <w:jc w:val="both"/>
        <w:rPr>
          <w:ins w:id="231" w:author="Michael Wilson" w:date="2013-11-04T08:56:00Z"/>
          <w:sz w:val="22"/>
        </w:rPr>
        <w:pPrChange w:id="232" w:author="Michael Wilson" w:date="2013-11-04T09:12:00Z">
          <w:pPr>
            <w:tabs>
              <w:tab w:val="left" w:pos="300"/>
            </w:tabs>
            <w:spacing w:before="240" w:line="240" w:lineRule="auto"/>
            <w:jc w:val="both"/>
          </w:pPr>
        </w:pPrChange>
      </w:pPr>
      <w:ins w:id="233" w:author="Michael Wilson" w:date="2013-11-04T09:00:00Z">
        <w:r>
          <w:rPr>
            <w:sz w:val="22"/>
          </w:rPr>
          <w:t>Record enough information about an NMR spectrum acquisition to allow for further processing of the raw spectrum</w:t>
        </w:r>
      </w:ins>
      <w:ins w:id="234" w:author="Michael Wilson" w:date="2013-11-04T09:01:00Z">
        <w:r>
          <w:rPr>
            <w:sz w:val="22"/>
          </w:rPr>
          <w:t xml:space="preserve"> </w:t>
        </w:r>
      </w:ins>
      <w:ins w:id="235" w:author="Michael Wilson" w:date="2013-11-04T08:53:00Z">
        <w:r w:rsidR="00057A10" w:rsidRPr="00803A15">
          <w:rPr>
            <w:sz w:val="22"/>
          </w:rPr>
          <w:t>without referring to the original vendor files</w:t>
        </w:r>
      </w:ins>
      <w:ins w:id="236" w:author="Michael Wilson" w:date="2013-11-04T08:55:00Z">
        <w:r w:rsidR="00057A10" w:rsidRPr="00C70FEC">
          <w:rPr>
            <w:sz w:val="22"/>
          </w:rPr>
          <w:t>.</w:t>
        </w:r>
      </w:ins>
    </w:p>
    <w:p w14:paraId="3E931083" w14:textId="57B6AC3A" w:rsidR="00803A15" w:rsidRDefault="00803A15" w:rsidP="00FB5CE7">
      <w:pPr>
        <w:numPr>
          <w:ilvl w:val="0"/>
          <w:numId w:val="12"/>
        </w:numPr>
        <w:tabs>
          <w:tab w:val="left" w:pos="300"/>
        </w:tabs>
        <w:spacing w:before="240" w:line="240" w:lineRule="auto"/>
        <w:jc w:val="both"/>
        <w:rPr>
          <w:ins w:id="237" w:author="Michael Wilson" w:date="2013-11-04T09:01:00Z"/>
          <w:sz w:val="22"/>
        </w:rPr>
        <w:pPrChange w:id="238" w:author="Michael Wilson" w:date="2013-11-04T08:49:00Z">
          <w:pPr>
            <w:tabs>
              <w:tab w:val="left" w:pos="300"/>
            </w:tabs>
            <w:spacing w:before="240" w:line="240" w:lineRule="auto"/>
            <w:jc w:val="both"/>
          </w:pPr>
        </w:pPrChange>
      </w:pPr>
      <w:ins w:id="239" w:author="Michael Wilson" w:date="2013-11-04T09:02:00Z">
        <w:r>
          <w:rPr>
            <w:sz w:val="22"/>
          </w:rPr>
          <w:t>Be easy for developers to understand and integrate into software</w:t>
        </w:r>
      </w:ins>
    </w:p>
    <w:p w14:paraId="68DF82A4" w14:textId="7A929D1C" w:rsidR="00057A10" w:rsidRDefault="00057A10" w:rsidP="00FB5CE7">
      <w:pPr>
        <w:numPr>
          <w:ilvl w:val="0"/>
          <w:numId w:val="12"/>
        </w:numPr>
        <w:tabs>
          <w:tab w:val="left" w:pos="300"/>
        </w:tabs>
        <w:spacing w:before="240" w:line="240" w:lineRule="auto"/>
        <w:jc w:val="both"/>
        <w:rPr>
          <w:ins w:id="240" w:author="Michael Wilson" w:date="2013-11-04T08:57:00Z"/>
          <w:sz w:val="22"/>
        </w:rPr>
        <w:pPrChange w:id="241" w:author="Michael Wilson" w:date="2013-11-04T08:49:00Z">
          <w:pPr>
            <w:tabs>
              <w:tab w:val="left" w:pos="300"/>
            </w:tabs>
            <w:spacing w:before="240" w:line="240" w:lineRule="auto"/>
            <w:jc w:val="both"/>
          </w:pPr>
        </w:pPrChange>
      </w:pPr>
      <w:ins w:id="242" w:author="Michael Wilson" w:date="2013-11-04T08:56:00Z">
        <w:r>
          <w:rPr>
            <w:sz w:val="22"/>
          </w:rPr>
          <w:t>The data format should be flexible and allow for multiple use cases of NMR experiments</w:t>
        </w:r>
      </w:ins>
      <w:ins w:id="243" w:author="Michael Wilson" w:date="2013-11-04T08:57:00Z">
        <w:r>
          <w:rPr>
            <w:sz w:val="22"/>
          </w:rPr>
          <w:t>.</w:t>
        </w:r>
      </w:ins>
    </w:p>
    <w:p w14:paraId="276220D7" w14:textId="5231292B" w:rsidR="00057A10" w:rsidRDefault="00057A10" w:rsidP="00FB5CE7">
      <w:pPr>
        <w:numPr>
          <w:ilvl w:val="0"/>
          <w:numId w:val="12"/>
        </w:numPr>
        <w:tabs>
          <w:tab w:val="left" w:pos="300"/>
        </w:tabs>
        <w:spacing w:before="240" w:line="240" w:lineRule="auto"/>
        <w:jc w:val="both"/>
        <w:rPr>
          <w:ins w:id="244" w:author="Michael Wilson" w:date="2013-11-04T08:58:00Z"/>
          <w:sz w:val="22"/>
        </w:rPr>
        <w:pPrChange w:id="245" w:author="Michael Wilson" w:date="2013-11-04T08:49:00Z">
          <w:pPr>
            <w:tabs>
              <w:tab w:val="left" w:pos="300"/>
            </w:tabs>
            <w:spacing w:before="240" w:line="240" w:lineRule="auto"/>
            <w:jc w:val="both"/>
          </w:pPr>
        </w:pPrChange>
      </w:pPr>
      <w:ins w:id="246" w:author="Michael Wilson" w:date="2013-11-04T08:57:00Z">
        <w:r>
          <w:rPr>
            <w:sz w:val="22"/>
          </w:rPr>
          <w:t>The data format should be easy for developers to understand and integrate into software</w:t>
        </w:r>
      </w:ins>
      <w:ins w:id="247" w:author="Michael Wilson" w:date="2013-11-04T08:58:00Z">
        <w:r>
          <w:rPr>
            <w:sz w:val="22"/>
          </w:rPr>
          <w:t>.</w:t>
        </w:r>
      </w:ins>
    </w:p>
    <w:p w14:paraId="3A109DC6" w14:textId="00B151FA" w:rsidR="00FB5CE7" w:rsidRDefault="00057A10" w:rsidP="00FB5CE7">
      <w:pPr>
        <w:numPr>
          <w:ilvl w:val="0"/>
          <w:numId w:val="12"/>
        </w:numPr>
        <w:tabs>
          <w:tab w:val="left" w:pos="300"/>
        </w:tabs>
        <w:spacing w:before="240" w:line="240" w:lineRule="auto"/>
        <w:jc w:val="both"/>
        <w:rPr>
          <w:ins w:id="248" w:author="Michael Wilson" w:date="2013-11-04T08:47:00Z"/>
          <w:sz w:val="22"/>
        </w:rPr>
        <w:pPrChange w:id="249" w:author="Michael Wilson" w:date="2013-11-04T08:49:00Z">
          <w:pPr>
            <w:tabs>
              <w:tab w:val="left" w:pos="300"/>
            </w:tabs>
            <w:spacing w:before="240" w:line="240" w:lineRule="auto"/>
            <w:jc w:val="both"/>
          </w:pPr>
        </w:pPrChange>
      </w:pPr>
      <w:ins w:id="250" w:author="Michael Wilson" w:date="2013-11-04T08:52:00Z">
        <w:r>
          <w:rPr>
            <w:sz w:val="22"/>
          </w:rPr>
          <w:t>The data format should</w:t>
        </w:r>
      </w:ins>
      <w:ins w:id="251" w:author="Michael Wilson" w:date="2013-11-04T08:51:00Z">
        <w:r>
          <w:rPr>
            <w:sz w:val="22"/>
          </w:rPr>
          <w:t xml:space="preserve"> </w:t>
        </w:r>
      </w:ins>
      <w:ins w:id="252" w:author="Michael Wilson" w:date="2013-11-04T08:54:00Z">
        <w:r>
          <w:rPr>
            <w:sz w:val="22"/>
          </w:rPr>
          <w:t xml:space="preserve">reference the original files for the sake </w:t>
        </w:r>
      </w:ins>
      <w:ins w:id="253" w:author="Michael Wilson" w:date="2013-11-04T08:57:00Z">
        <w:r>
          <w:rPr>
            <w:sz w:val="22"/>
          </w:rPr>
          <w:t xml:space="preserve">of posterity and in the case where </w:t>
        </w:r>
      </w:ins>
      <w:ins w:id="254" w:author="Michael Wilson" w:date="2013-11-04T08:58:00Z">
        <w:r>
          <w:rPr>
            <w:sz w:val="22"/>
          </w:rPr>
          <w:t xml:space="preserve">original </w:t>
        </w:r>
      </w:ins>
      <w:ins w:id="255" w:author="Michael Wilson" w:date="2013-11-04T08:57:00Z">
        <w:r>
          <w:rPr>
            <w:sz w:val="22"/>
          </w:rPr>
          <w:t xml:space="preserve">vendor specific </w:t>
        </w:r>
      </w:ins>
      <w:ins w:id="256" w:author="Michael Wilson" w:date="2013-11-04T08:58:00Z">
        <w:r>
          <w:rPr>
            <w:sz w:val="22"/>
          </w:rPr>
          <w:t>information is required.</w:t>
        </w:r>
      </w:ins>
    </w:p>
    <w:p w14:paraId="750E20E3" w14:textId="77777777" w:rsidR="00FB5CE7" w:rsidRDefault="00FB5CE7" w:rsidP="003329BB">
      <w:pPr>
        <w:tabs>
          <w:tab w:val="left" w:pos="300"/>
        </w:tabs>
        <w:spacing w:before="240" w:line="240" w:lineRule="auto"/>
        <w:jc w:val="both"/>
        <w:rPr>
          <w:ins w:id="257" w:author="Michael Wilson" w:date="2013-11-04T08:49:00Z"/>
          <w:sz w:val="22"/>
        </w:rPr>
      </w:pPr>
    </w:p>
    <w:p w14:paraId="52B3EB8E" w14:textId="76715671" w:rsidR="00B23085" w:rsidRDefault="006A77AF" w:rsidP="003329BB">
      <w:pPr>
        <w:tabs>
          <w:tab w:val="left" w:pos="300"/>
        </w:tabs>
        <w:spacing w:before="240" w:line="240" w:lineRule="auto"/>
        <w:jc w:val="both"/>
      </w:pPr>
      <w:r>
        <w:rPr>
          <w:sz w:val="22"/>
        </w:rPr>
        <w:t xml:space="preserve">As in </w:t>
      </w:r>
      <w:r w:rsidR="000D0FF1">
        <w:rPr>
          <w:sz w:val="22"/>
        </w:rPr>
        <w:t>our</w:t>
      </w:r>
      <w:r>
        <w:rPr>
          <w:sz w:val="22"/>
        </w:rPr>
        <w:t xml:space="preserve"> PSI role model, w</w:t>
      </w:r>
      <w:r w:rsidR="00610B98">
        <w:rPr>
          <w:sz w:val="22"/>
        </w:rPr>
        <w:t xml:space="preserve">e agreed on implementing a combined standard using </w:t>
      </w:r>
      <w:r>
        <w:rPr>
          <w:sz w:val="22"/>
        </w:rPr>
        <w:t>XML</w:t>
      </w:r>
      <w:r w:rsidR="00610B98">
        <w:rPr>
          <w:sz w:val="22"/>
        </w:rPr>
        <w:t xml:space="preserve"> and </w:t>
      </w:r>
      <w:r>
        <w:rPr>
          <w:sz w:val="22"/>
        </w:rPr>
        <w:t xml:space="preserve">accompanying </w:t>
      </w:r>
      <w:r w:rsidR="00610B98">
        <w:rPr>
          <w:sz w:val="22"/>
        </w:rPr>
        <w:t xml:space="preserve">CV terms (Fig. </w:t>
      </w:r>
      <w:r w:rsidR="00124227">
        <w:rPr>
          <w:sz w:val="22"/>
        </w:rPr>
        <w:t>4</w:t>
      </w:r>
      <w:r w:rsidR="00610B98">
        <w:rPr>
          <w:sz w:val="22"/>
        </w:rPr>
        <w:t>), as this allows multiple validation levels to be established: XML syntax</w:t>
      </w:r>
      <w:ins w:id="258" w:author="Michael Wilson" w:date="2013-11-03T20:15:00Z">
        <w:r w:rsidR="005D5E6D">
          <w:rPr>
            <w:sz w:val="22"/>
          </w:rPr>
          <w:t xml:space="preserve"> and </w:t>
        </w:r>
      </w:ins>
      <w:del w:id="259" w:author="Michael Wilson" w:date="2013-11-03T20:15:00Z">
        <w:r w:rsidR="00610B98" w:rsidDel="005D5E6D">
          <w:rPr>
            <w:sz w:val="22"/>
          </w:rPr>
          <w:delText xml:space="preserve"> correctness is validated by the XML parser. </w:delText>
        </w:r>
      </w:del>
      <w:ins w:id="260" w:author="Michael Wilson" w:date="2013-11-03T20:15:00Z">
        <w:r w:rsidR="005D5E6D">
          <w:rPr>
            <w:sz w:val="22"/>
          </w:rPr>
          <w:t>s</w:t>
        </w:r>
      </w:ins>
      <w:del w:id="261" w:author="Michael Wilson" w:date="2013-11-03T20:15:00Z">
        <w:r w:rsidR="00610B98" w:rsidDel="005D5E6D">
          <w:rPr>
            <w:sz w:val="22"/>
          </w:rPr>
          <w:delText>S</w:delText>
        </w:r>
      </w:del>
      <w:r w:rsidR="00610B98">
        <w:rPr>
          <w:sz w:val="22"/>
        </w:rPr>
        <w:t>tructural validity of XML instances (xml element and attribute position</w:t>
      </w:r>
      <w:r w:rsidR="000D0FF1">
        <w:rPr>
          <w:sz w:val="22"/>
        </w:rPr>
        <w:t>s</w:t>
      </w:r>
      <w:r w:rsidR="00610B98">
        <w:rPr>
          <w:sz w:val="22"/>
        </w:rPr>
        <w:t>, order and cardinality) are validated by</w:t>
      </w:r>
      <w:ins w:id="262" w:author="Michael Wilson" w:date="2013-11-03T20:16:00Z">
        <w:r w:rsidR="005D5E6D">
          <w:rPr>
            <w:sz w:val="22"/>
          </w:rPr>
          <w:t xml:space="preserve"> the XML parser ag</w:t>
        </w:r>
      </w:ins>
      <w:ins w:id="263" w:author="Michael Wilson" w:date="2013-11-04T08:40:00Z">
        <w:r w:rsidR="00E3109C">
          <w:rPr>
            <w:sz w:val="22"/>
          </w:rPr>
          <w:t>a</w:t>
        </w:r>
      </w:ins>
      <w:ins w:id="264" w:author="Michael Wilson" w:date="2013-11-03T20:16:00Z">
        <w:r w:rsidR="005D5E6D">
          <w:rPr>
            <w:sz w:val="22"/>
          </w:rPr>
          <w:t>inst the XML Schema</w:t>
        </w:r>
      </w:ins>
      <w:del w:id="265" w:author="Michael Wilson" w:date="2013-11-03T20:16:00Z">
        <w:r w:rsidR="00610B98" w:rsidDel="005D5E6D">
          <w:rPr>
            <w:sz w:val="22"/>
          </w:rPr>
          <w:delText xml:space="preserve"> correlation with the </w:delText>
        </w:r>
      </w:del>
      <w:ins w:id="266" w:author="Michael Wilson" w:date="2013-11-03T20:16:00Z">
        <w:r w:rsidR="005D5E6D">
          <w:rPr>
            <w:sz w:val="22"/>
          </w:rPr>
          <w:t xml:space="preserve"> </w:t>
        </w:r>
      </w:ins>
      <w:del w:id="267" w:author="Michael Wilson" w:date="2013-11-03T20:16:00Z">
        <w:r w:rsidDel="005D5E6D">
          <w:rPr>
            <w:sz w:val="22"/>
          </w:rPr>
          <w:delText>XSD</w:delText>
        </w:r>
      </w:del>
      <w:r w:rsidR="00610B98">
        <w:rPr>
          <w:sz w:val="22"/>
        </w:rPr>
        <w:t>.</w:t>
      </w:r>
      <w:r>
        <w:rPr>
          <w:sz w:val="22"/>
        </w:rPr>
        <w:t xml:space="preserve"> </w:t>
      </w:r>
      <w:ins w:id="268" w:author="Michael Wilson" w:date="2013-11-04T08:41:00Z">
        <w:r w:rsidR="00E3109C">
          <w:rPr>
            <w:sz w:val="22"/>
          </w:rPr>
          <w:t>The mapping files enforce s</w:t>
        </w:r>
      </w:ins>
      <w:del w:id="269" w:author="Michael Wilson" w:date="2013-11-04T08:41:00Z">
        <w:r w:rsidDel="00E3109C">
          <w:rPr>
            <w:sz w:val="22"/>
          </w:rPr>
          <w:delText>S</w:delText>
        </w:r>
      </w:del>
      <w:r>
        <w:rPr>
          <w:sz w:val="22"/>
        </w:rPr>
        <w:t>emantic validity</w:t>
      </w:r>
      <w:ins w:id="270" w:author="Michael Wilson" w:date="2013-11-04T08:41:00Z">
        <w:r w:rsidR="00E3109C">
          <w:rPr>
            <w:sz w:val="22"/>
          </w:rPr>
          <w:t xml:space="preserve"> by specifying which</w:t>
        </w:r>
      </w:ins>
      <w:ins w:id="271" w:author="Michael Wilson" w:date="2013-11-04T08:42:00Z">
        <w:r w:rsidR="00E3109C">
          <w:rPr>
            <w:sz w:val="22"/>
          </w:rPr>
          <w:t xml:space="preserve"> CV</w:t>
        </w:r>
      </w:ins>
      <w:ins w:id="272" w:author="Michael Wilson" w:date="2013-11-04T08:41:00Z">
        <w:r w:rsidR="00E3109C">
          <w:rPr>
            <w:sz w:val="22"/>
          </w:rPr>
          <w:t xml:space="preserve"> terms are</w:t>
        </w:r>
      </w:ins>
      <w:ins w:id="273" w:author="Michael Wilson" w:date="2013-11-04T08:42:00Z">
        <w:r w:rsidR="00E3109C">
          <w:rPr>
            <w:sz w:val="22"/>
          </w:rPr>
          <w:t xml:space="preserve"> allowed in an element </w:t>
        </w:r>
      </w:ins>
      <w:ins w:id="274" w:author="Michael Wilson" w:date="2013-11-04T08:43:00Z">
        <w:r w:rsidR="00E3109C">
          <w:rPr>
            <w:sz w:val="22"/>
          </w:rPr>
          <w:t>as well as</w:t>
        </w:r>
      </w:ins>
      <w:ins w:id="275" w:author="Michael Wilson" w:date="2013-11-04T08:42:00Z">
        <w:r w:rsidR="00E3109C">
          <w:rPr>
            <w:sz w:val="22"/>
          </w:rPr>
          <w:t xml:space="preserve"> the order and cardinality </w:t>
        </w:r>
      </w:ins>
      <w:ins w:id="276" w:author="Michael Wilson" w:date="2013-11-04T08:43:00Z">
        <w:r w:rsidR="00E3109C">
          <w:rPr>
            <w:sz w:val="22"/>
          </w:rPr>
          <w:t>those terms.</w:t>
        </w:r>
      </w:ins>
      <w:del w:id="277" w:author="Michael Wilson" w:date="2013-11-04T08:43:00Z">
        <w:r w:rsidDel="00E3109C">
          <w:rPr>
            <w:sz w:val="22"/>
          </w:rPr>
          <w:delText>, i.e. terms form what CV, what CV branch and their order and cardinality allowed for a certain XSD position are validated by so called mapping files and</w:delText>
        </w:r>
      </w:del>
      <w:ins w:id="278" w:author="Michael Wilson" w:date="2013-11-04T08:44:00Z">
        <w:r w:rsidR="00E3109C">
          <w:rPr>
            <w:sz w:val="22"/>
          </w:rPr>
          <w:t xml:space="preserve"> </w:t>
        </w:r>
      </w:ins>
      <w:del w:id="279" w:author="Michael Wilson" w:date="2013-11-04T08:44:00Z">
        <w:r w:rsidDel="00E3109C">
          <w:rPr>
            <w:sz w:val="22"/>
          </w:rPr>
          <w:delText xml:space="preserve"> </w:delText>
        </w:r>
      </w:del>
      <w:ins w:id="280" w:author="Michael Wilson" w:date="2013-11-04T08:44:00Z">
        <w:r w:rsidR="00E3109C">
          <w:rPr>
            <w:sz w:val="22"/>
          </w:rPr>
          <w:t>A</w:t>
        </w:r>
      </w:ins>
      <w:del w:id="281" w:author="Michael Wilson" w:date="2013-11-04T08:43:00Z">
        <w:r w:rsidDel="00E3109C">
          <w:rPr>
            <w:sz w:val="22"/>
          </w:rPr>
          <w:delText>a</w:delText>
        </w:r>
      </w:del>
      <w:r>
        <w:rPr>
          <w:sz w:val="22"/>
        </w:rPr>
        <w:t xml:space="preserve"> proprietary validator tool</w:t>
      </w:r>
      <w:ins w:id="282" w:author="Michael Wilson" w:date="2013-11-04T08:45:00Z">
        <w:r w:rsidR="00E3109C">
          <w:rPr>
            <w:sz w:val="22"/>
          </w:rPr>
          <w:t xml:space="preserve"> (</w:t>
        </w:r>
      </w:ins>
      <w:del w:id="283" w:author="Michael Wilson" w:date="2013-11-04T08:45:00Z">
        <w:r w:rsidDel="00E3109C">
          <w:rPr>
            <w:sz w:val="22"/>
          </w:rPr>
          <w:delText xml:space="preserve"> </w:delText>
        </w:r>
      </w:del>
      <w:r>
        <w:rPr>
          <w:sz w:val="22"/>
        </w:rPr>
        <w:t>to be developed for the next deliverable</w:t>
      </w:r>
      <w:ins w:id="284" w:author="Michael Wilson" w:date="2013-11-04T08:45:00Z">
        <w:r w:rsidR="00E3109C">
          <w:rPr>
            <w:sz w:val="22"/>
          </w:rPr>
          <w:t>)</w:t>
        </w:r>
      </w:ins>
      <w:ins w:id="285" w:author="Michael Wilson" w:date="2013-11-04T08:44:00Z">
        <w:r w:rsidR="00E3109C">
          <w:rPr>
            <w:sz w:val="22"/>
          </w:rPr>
          <w:t xml:space="preserve"> checks that the criteria outlined by the mapping file are being met</w:t>
        </w:r>
      </w:ins>
      <w:ins w:id="286" w:author="Michael Wilson" w:date="2013-11-04T08:45:00Z">
        <w:r w:rsidR="004D43F9">
          <w:rPr>
            <w:sz w:val="22"/>
          </w:rPr>
          <w:t xml:space="preserve"> in a given XML instance</w:t>
        </w:r>
      </w:ins>
      <w:r>
        <w:rPr>
          <w:sz w:val="22"/>
        </w:rPr>
        <w:t>.</w:t>
      </w:r>
      <w:ins w:id="287" w:author="Michael Wilson" w:date="2013-11-04T08:45:00Z">
        <w:r w:rsidR="000F7FEC">
          <w:rPr>
            <w:sz w:val="22"/>
          </w:rPr>
          <w:t xml:space="preserve"> The mapping file</w:t>
        </w:r>
      </w:ins>
      <w:ins w:id="288" w:author="Michael Wilson" w:date="2013-11-04T08:46:00Z">
        <w:r w:rsidR="000F7FEC">
          <w:rPr>
            <w:sz w:val="22"/>
          </w:rPr>
          <w:t xml:space="preserve"> combined with the CV</w:t>
        </w:r>
      </w:ins>
      <w:ins w:id="289" w:author="Michael Wilson" w:date="2013-11-04T08:45:00Z">
        <w:r w:rsidR="000F7FEC">
          <w:rPr>
            <w:sz w:val="22"/>
          </w:rPr>
          <w:t xml:space="preserve"> can also be used when creating an interface</w:t>
        </w:r>
      </w:ins>
      <w:ins w:id="290" w:author="Michael Wilson" w:date="2013-11-04T08:46:00Z">
        <w:r w:rsidR="000F7FEC">
          <w:rPr>
            <w:sz w:val="22"/>
          </w:rPr>
          <w:t xml:space="preserve"> that records NMR experiment information</w:t>
        </w:r>
      </w:ins>
      <w:ins w:id="291" w:author="Michael Wilson" w:date="2013-11-04T08:45:00Z">
        <w:r w:rsidR="000F7FEC">
          <w:rPr>
            <w:sz w:val="22"/>
          </w:rPr>
          <w:t xml:space="preserve"> for example to populate a drop down menu or an autocomplete box. </w:t>
        </w:r>
      </w:ins>
    </w:p>
    <w:p w14:paraId="5B607EED" w14:textId="0CFB6E71" w:rsidR="00124227" w:rsidRPr="002231C5" w:rsidRDefault="00304483" w:rsidP="003329BB">
      <w:pPr>
        <w:tabs>
          <w:tab w:val="left" w:pos="300"/>
        </w:tabs>
        <w:spacing w:before="240" w:line="240" w:lineRule="auto"/>
        <w:jc w:val="both"/>
        <w:rPr>
          <w:sz w:val="22"/>
        </w:rPr>
      </w:pPr>
      <w:bookmarkStart w:id="292" w:name="h.jaizcznjwnbj"/>
      <w:bookmarkEnd w:id="292"/>
      <w:r>
        <w:rPr>
          <w:noProof/>
        </w:rPr>
        <w:lastRenderedPageBreak/>
        <w:drawing>
          <wp:inline distT="0" distB="0" distL="0" distR="0" wp14:anchorId="27B435AC" wp14:editId="3EC0FECA">
            <wp:extent cx="4572000" cy="3430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solidFill>
                      <a:srgbClr val="FFFFFF"/>
                    </a:solidFill>
                    <a:ln>
                      <a:noFill/>
                    </a:ln>
                  </pic:spPr>
                </pic:pic>
              </a:graphicData>
            </a:graphic>
          </wp:inline>
        </w:drawing>
      </w:r>
      <w:r w:rsidR="00610B98">
        <w:rPr>
          <w:sz w:val="22"/>
        </w:rPr>
        <w:cr/>
      </w:r>
      <w:bookmarkStart w:id="293" w:name="h.xvhoa9johta9"/>
      <w:bookmarkEnd w:id="293"/>
      <w:r w:rsidR="00610B98" w:rsidRPr="00B44AAC">
        <w:rPr>
          <w:b/>
          <w:sz w:val="22"/>
        </w:rPr>
        <w:t>Fig</w:t>
      </w:r>
      <w:r w:rsidR="00B44AAC" w:rsidRPr="00B44AAC">
        <w:rPr>
          <w:b/>
          <w:sz w:val="22"/>
        </w:rPr>
        <w:t>ure</w:t>
      </w:r>
      <w:r w:rsidR="00610B98" w:rsidRPr="00B44AAC">
        <w:rPr>
          <w:b/>
          <w:sz w:val="22"/>
        </w:rPr>
        <w:t xml:space="preserve">. </w:t>
      </w:r>
      <w:r w:rsidR="00124227" w:rsidRPr="00B44AAC">
        <w:rPr>
          <w:b/>
          <w:sz w:val="22"/>
        </w:rPr>
        <w:t>4</w:t>
      </w:r>
      <w:r w:rsidR="00610B98" w:rsidRPr="00B44AAC">
        <w:rPr>
          <w:b/>
          <w:sz w:val="22"/>
        </w:rPr>
        <w:t>:</w:t>
      </w:r>
      <w:r w:rsidR="00610B98">
        <w:rPr>
          <w:sz w:val="22"/>
        </w:rPr>
        <w:t xml:space="preserve"> nmrML consists of an </w:t>
      </w:r>
      <w:r w:rsidR="00124227">
        <w:rPr>
          <w:sz w:val="22"/>
        </w:rPr>
        <w:t>XSD</w:t>
      </w:r>
      <w:r w:rsidR="00610B98">
        <w:rPr>
          <w:sz w:val="22"/>
        </w:rPr>
        <w:t xml:space="preserve"> specif</w:t>
      </w:r>
      <w:r w:rsidR="00124227">
        <w:rPr>
          <w:sz w:val="22"/>
        </w:rPr>
        <w:t>ication capturing the more data-</w:t>
      </w:r>
      <w:r w:rsidR="00610B98">
        <w:rPr>
          <w:sz w:val="22"/>
        </w:rPr>
        <w:t xml:space="preserve">near and less variant </w:t>
      </w:r>
      <w:r w:rsidR="00B44AAC">
        <w:rPr>
          <w:sz w:val="22"/>
        </w:rPr>
        <w:t xml:space="preserve">raw data </w:t>
      </w:r>
      <w:r w:rsidR="00610B98">
        <w:rPr>
          <w:sz w:val="22"/>
        </w:rPr>
        <w:t>and a CV</w:t>
      </w:r>
      <w:r w:rsidR="00124227">
        <w:rPr>
          <w:sz w:val="22"/>
        </w:rPr>
        <w:t>,</w:t>
      </w:r>
      <w:r w:rsidR="00610B98">
        <w:rPr>
          <w:sz w:val="22"/>
        </w:rPr>
        <w:t xml:space="preserve"> capturing the more variant </w:t>
      </w:r>
      <w:r w:rsidR="00B44AAC">
        <w:rPr>
          <w:sz w:val="22"/>
        </w:rPr>
        <w:t xml:space="preserve">contextual </w:t>
      </w:r>
      <w:r w:rsidR="00610B98">
        <w:rPr>
          <w:sz w:val="22"/>
        </w:rPr>
        <w:t>terminology on NMR.</w:t>
      </w:r>
    </w:p>
    <w:p w14:paraId="1FF229DC" w14:textId="77777777" w:rsidR="00124227" w:rsidRDefault="00124227" w:rsidP="003329BB">
      <w:pPr>
        <w:pStyle w:val="Heading4"/>
        <w:jc w:val="both"/>
      </w:pPr>
      <w:r>
        <w:t>Criteria defining the border between XSD and CV</w:t>
      </w:r>
    </w:p>
    <w:p w14:paraId="283C95A5" w14:textId="77777777" w:rsidR="00124227" w:rsidRPr="00124227" w:rsidRDefault="00124227" w:rsidP="003329BB">
      <w:pPr>
        <w:tabs>
          <w:tab w:val="left" w:pos="300"/>
        </w:tabs>
        <w:spacing w:line="240" w:lineRule="auto"/>
        <w:jc w:val="both"/>
        <w:rPr>
          <w:color w:val="FF0000"/>
        </w:rPr>
      </w:pPr>
      <w:r>
        <w:rPr>
          <w:color w:val="FF0000"/>
        </w:rPr>
        <w:t>PUT IN ANNEX?</w:t>
      </w:r>
    </w:p>
    <w:p w14:paraId="3745A1AD" w14:textId="77777777" w:rsidR="00B44AAC" w:rsidRPr="002231C5" w:rsidRDefault="00124227" w:rsidP="003329BB">
      <w:pPr>
        <w:tabs>
          <w:tab w:val="left" w:pos="300"/>
        </w:tabs>
        <w:spacing w:line="240" w:lineRule="auto"/>
        <w:jc w:val="both"/>
        <w:rPr>
          <w:sz w:val="22"/>
        </w:rPr>
      </w:pPr>
      <w:r w:rsidRPr="002231C5">
        <w:rPr>
          <w:sz w:val="22"/>
        </w:rPr>
        <w:t>The XSD branches out into CV-</w:t>
      </w:r>
      <w:r w:rsidR="00610B98" w:rsidRPr="002231C5">
        <w:rPr>
          <w:sz w:val="22"/>
        </w:rPr>
        <w:t>usage, where:</w:t>
      </w:r>
    </w:p>
    <w:p w14:paraId="05582F4F"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describe contextual metadata, rather than NMR raw data</w:t>
      </w:r>
    </w:p>
    <w:p w14:paraId="231BABCA"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are unstable, variant &amp; dynamically evolving</w:t>
      </w:r>
      <w:r w:rsidR="00124227" w:rsidRPr="002231C5">
        <w:rPr>
          <w:sz w:val="22"/>
        </w:rPr>
        <w:t>, or n</w:t>
      </w:r>
      <w:r w:rsidR="00610B98" w:rsidRPr="002231C5">
        <w:rPr>
          <w:sz w:val="22"/>
        </w:rPr>
        <w:t>eed to be changed and updated often</w:t>
      </w:r>
    </w:p>
    <w:p w14:paraId="779A1FCC"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 xml:space="preserve">terms refer to </w:t>
      </w:r>
      <w:r w:rsidR="00610B98" w:rsidRPr="002231C5">
        <w:rPr>
          <w:sz w:val="22"/>
        </w:rPr>
        <w:t>software names/ve</w:t>
      </w:r>
      <w:r w:rsidR="000776AB" w:rsidRPr="002231C5">
        <w:rPr>
          <w:sz w:val="22"/>
        </w:rPr>
        <w:t>rsions, processing parameters etc.</w:t>
      </w:r>
    </w:p>
    <w:p w14:paraId="6EC2D6E2"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are b</w:t>
      </w:r>
      <w:r w:rsidR="00610B98" w:rsidRPr="002231C5">
        <w:rPr>
          <w:sz w:val="22"/>
        </w:rPr>
        <w:t xml:space="preserve">etter maintained by </w:t>
      </w:r>
      <w:r w:rsidR="00B44AAC" w:rsidRPr="002231C5">
        <w:rPr>
          <w:sz w:val="22"/>
        </w:rPr>
        <w:t xml:space="preserve">a </w:t>
      </w:r>
      <w:r w:rsidR="00610B98" w:rsidRPr="002231C5">
        <w:rPr>
          <w:sz w:val="22"/>
        </w:rPr>
        <w:t xml:space="preserve">fast reacting </w:t>
      </w:r>
      <w:r w:rsidRPr="002231C5">
        <w:rPr>
          <w:sz w:val="22"/>
        </w:rPr>
        <w:t>NMR</w:t>
      </w:r>
      <w:r w:rsidR="00124227" w:rsidRPr="002231C5">
        <w:rPr>
          <w:sz w:val="22"/>
        </w:rPr>
        <w:t xml:space="preserve"> user </w:t>
      </w:r>
      <w:r w:rsidR="00610B98" w:rsidRPr="002231C5">
        <w:rPr>
          <w:sz w:val="22"/>
        </w:rPr>
        <w:t>community</w:t>
      </w:r>
    </w:p>
    <w:p w14:paraId="43BA8D05"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w:t>
      </w:r>
      <w:r w:rsidR="00610B98" w:rsidRPr="002231C5">
        <w:rPr>
          <w:sz w:val="22"/>
        </w:rPr>
        <w:t xml:space="preserve"> reside at</w:t>
      </w:r>
      <w:r w:rsidR="00B44AAC" w:rsidRPr="002231C5">
        <w:rPr>
          <w:sz w:val="22"/>
        </w:rPr>
        <w:t xml:space="preserve"> the domains</w:t>
      </w:r>
      <w:r w:rsidR="00610B98" w:rsidRPr="002231C5">
        <w:rPr>
          <w:sz w:val="22"/>
        </w:rPr>
        <w:t xml:space="preserve"> leaf node level</w:t>
      </w:r>
    </w:p>
    <w:p w14:paraId="66C0C877"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 xml:space="preserve">are </w:t>
      </w:r>
      <w:r w:rsidR="00610B98" w:rsidRPr="002231C5">
        <w:rPr>
          <w:sz w:val="22"/>
        </w:rPr>
        <w:t>search attributes for data querying and DTB-integration</w:t>
      </w:r>
    </w:p>
    <w:p w14:paraId="0CD75A4B"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should be accessible to rule-</w:t>
      </w:r>
      <w:r w:rsidR="00610B98" w:rsidRPr="002231C5">
        <w:rPr>
          <w:sz w:val="22"/>
        </w:rPr>
        <w:t>based reasoning</w:t>
      </w:r>
      <w:r w:rsidR="00B44AAC" w:rsidRPr="002231C5">
        <w:rPr>
          <w:sz w:val="22"/>
        </w:rPr>
        <w:t xml:space="preserve"> and validation</w:t>
      </w:r>
    </w:p>
    <w:p w14:paraId="3CAFB9A7" w14:textId="77777777" w:rsidR="00B23085"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should be exploited by pr</w:t>
      </w:r>
      <w:r w:rsidR="00610B98" w:rsidRPr="002231C5">
        <w:rPr>
          <w:sz w:val="22"/>
        </w:rPr>
        <w:t>ofit</w:t>
      </w:r>
      <w:r w:rsidR="00124227" w:rsidRPr="002231C5">
        <w:rPr>
          <w:sz w:val="22"/>
        </w:rPr>
        <w:t>ing</w:t>
      </w:r>
      <w:r w:rsidR="00610B98" w:rsidRPr="002231C5">
        <w:rPr>
          <w:sz w:val="22"/>
        </w:rPr>
        <w:t xml:space="preserve"> from robust subsumption, </w:t>
      </w:r>
      <w:r w:rsidR="00124227" w:rsidRPr="002231C5">
        <w:rPr>
          <w:sz w:val="22"/>
        </w:rPr>
        <w:t xml:space="preserve">i.e. </w:t>
      </w:r>
      <w:r w:rsidR="00610B98" w:rsidRPr="002231C5">
        <w:rPr>
          <w:sz w:val="22"/>
        </w:rPr>
        <w:t>exploiting the taxonomic CV backbone</w:t>
      </w:r>
    </w:p>
    <w:p w14:paraId="3C71FD4E" w14:textId="77777777" w:rsidR="00B23085" w:rsidRDefault="00610B98" w:rsidP="003329BB">
      <w:pPr>
        <w:pStyle w:val="Heading3"/>
        <w:jc w:val="both"/>
      </w:pPr>
      <w:bookmarkStart w:id="294" w:name="_Toc370369505"/>
      <w:r>
        <w:t>XSD Development</w:t>
      </w:r>
      <w:bookmarkEnd w:id="294"/>
    </w:p>
    <w:p w14:paraId="22DD04C0" w14:textId="77777777" w:rsidR="000A355F" w:rsidRDefault="003705E5" w:rsidP="003329BB">
      <w:pPr>
        <w:tabs>
          <w:tab w:val="left" w:pos="300"/>
        </w:tabs>
        <w:jc w:val="both"/>
        <w:rPr>
          <w:ins w:id="295" w:author="Michael Wilson" w:date="2013-11-04T09:16:00Z"/>
          <w:sz w:val="22"/>
        </w:rPr>
      </w:pPr>
      <w:r w:rsidRPr="002231C5">
        <w:rPr>
          <w:sz w:val="22"/>
        </w:rPr>
        <w:t>We started the nmrML.xsd development by m</w:t>
      </w:r>
      <w:r w:rsidR="00610B98" w:rsidRPr="002231C5">
        <w:rPr>
          <w:sz w:val="22"/>
        </w:rPr>
        <w:t xml:space="preserve">odification of </w:t>
      </w:r>
      <w:r w:rsidRPr="002231C5">
        <w:rPr>
          <w:sz w:val="22"/>
        </w:rPr>
        <w:t xml:space="preserve">the J. </w:t>
      </w:r>
      <w:r w:rsidR="00610B98" w:rsidRPr="002231C5">
        <w:rPr>
          <w:sz w:val="22"/>
        </w:rPr>
        <w:t xml:space="preserve">Cruz xsd </w:t>
      </w:r>
      <w:r w:rsidRPr="002231C5">
        <w:rPr>
          <w:sz w:val="22"/>
        </w:rPr>
        <w:t xml:space="preserve">predecessor and </w:t>
      </w:r>
      <w:r w:rsidR="00610B98" w:rsidRPr="002231C5">
        <w:rPr>
          <w:sz w:val="22"/>
        </w:rPr>
        <w:t>under amendment with elements and structures from</w:t>
      </w:r>
      <w:r w:rsidRPr="002231C5">
        <w:rPr>
          <w:sz w:val="22"/>
        </w:rPr>
        <w:t xml:space="preserve"> the</w:t>
      </w:r>
      <w:r w:rsidR="00610B98" w:rsidRPr="002231C5">
        <w:rPr>
          <w:sz w:val="22"/>
        </w:rPr>
        <w:t xml:space="preserve"> BML-NMR </w:t>
      </w:r>
      <w:del w:id="296" w:author="Michael Wilson" w:date="2013-11-04T09:13:00Z">
        <w:r w:rsidR="00610B98" w:rsidRPr="002231C5" w:rsidDel="00C70FEC">
          <w:rPr>
            <w:sz w:val="22"/>
          </w:rPr>
          <w:delText>xsd</w:delText>
        </w:r>
        <w:r w:rsidRPr="002231C5" w:rsidDel="00C70FEC">
          <w:rPr>
            <w:sz w:val="22"/>
          </w:rPr>
          <w:delText xml:space="preserve"> </w:delText>
        </w:r>
      </w:del>
      <w:ins w:id="297" w:author="Michael Wilson" w:date="2013-11-04T09:13:00Z">
        <w:r w:rsidR="00C70FEC">
          <w:rPr>
            <w:sz w:val="22"/>
          </w:rPr>
          <w:t>XSD</w:t>
        </w:r>
        <w:r w:rsidR="00C70FEC" w:rsidRPr="002231C5">
          <w:rPr>
            <w:sz w:val="22"/>
          </w:rPr>
          <w:t xml:space="preserve"> </w:t>
        </w:r>
      </w:ins>
      <w:r w:rsidRPr="002231C5">
        <w:rPr>
          <w:sz w:val="22"/>
        </w:rPr>
        <w:t>developed by Christian Ludwig and Denis Rubtsov in Birmingham.</w:t>
      </w:r>
      <w:ins w:id="298" w:author="Michael Wilson" w:date="2013-11-04T09:13:00Z">
        <w:r w:rsidR="00C70FEC">
          <w:rPr>
            <w:sz w:val="22"/>
          </w:rPr>
          <w:t xml:space="preserve"> We used the ideas from the past work a</w:t>
        </w:r>
        <w:r w:rsidR="00FC2F57">
          <w:rPr>
            <w:sz w:val="22"/>
          </w:rPr>
          <w:t>nd publications to guide what information we needed to capture.</w:t>
        </w:r>
      </w:ins>
      <w:ins w:id="299" w:author="Michael Wilson" w:date="2013-11-04T09:15:00Z">
        <w:r w:rsidR="00FC2F57">
          <w:rPr>
            <w:sz w:val="22"/>
          </w:rPr>
          <w:t xml:space="preserve"> We also had specific goals about what additional information we wanted to capture in order to meet our overarching goals for the format.</w:t>
        </w:r>
      </w:ins>
      <w:ins w:id="300" w:author="Michael Wilson" w:date="2013-11-04T09:16:00Z">
        <w:r w:rsidR="00324162">
          <w:rPr>
            <w:sz w:val="22"/>
          </w:rPr>
          <w:t xml:space="preserve"> In particular we wanted to capture the information about the file creation including original vendor files that were converted to nmrML, software that was used for creation or processing, </w:t>
        </w:r>
      </w:ins>
      <w:ins w:id="301" w:author="Michael Wilson" w:date="2013-11-04T09:17:00Z">
        <w:r w:rsidR="00324162">
          <w:rPr>
            <w:sz w:val="22"/>
          </w:rPr>
          <w:t xml:space="preserve">and </w:t>
        </w:r>
      </w:ins>
      <w:ins w:id="302" w:author="Michael Wilson" w:date="2013-11-04T09:16:00Z">
        <w:r w:rsidR="00324162">
          <w:rPr>
            <w:sz w:val="22"/>
          </w:rPr>
          <w:t>contact inf</w:t>
        </w:r>
        <w:r w:rsidR="000A355F">
          <w:rPr>
            <w:sz w:val="22"/>
          </w:rPr>
          <w:t>ormation for the file creators.</w:t>
        </w:r>
      </w:ins>
    </w:p>
    <w:p w14:paraId="2D1947E2" w14:textId="77777777" w:rsidR="000A355F" w:rsidRDefault="000A355F" w:rsidP="003329BB">
      <w:pPr>
        <w:tabs>
          <w:tab w:val="left" w:pos="300"/>
        </w:tabs>
        <w:jc w:val="both"/>
        <w:rPr>
          <w:ins w:id="303" w:author="Michael Wilson" w:date="2013-11-04T09:25:00Z"/>
          <w:sz w:val="22"/>
        </w:rPr>
      </w:pPr>
    </w:p>
    <w:p w14:paraId="54498933" w14:textId="748353F4" w:rsidR="001A1995" w:rsidRDefault="00324162" w:rsidP="003329BB">
      <w:pPr>
        <w:tabs>
          <w:tab w:val="left" w:pos="300"/>
        </w:tabs>
        <w:jc w:val="both"/>
        <w:rPr>
          <w:ins w:id="304" w:author="Michael Wilson" w:date="2013-11-04T09:27:00Z"/>
          <w:sz w:val="22"/>
        </w:rPr>
      </w:pPr>
      <w:ins w:id="305" w:author="Michael Wilson" w:date="2013-11-04T09:17:00Z">
        <w:r>
          <w:rPr>
            <w:sz w:val="22"/>
          </w:rPr>
          <w:lastRenderedPageBreak/>
          <w:t xml:space="preserve">Regarding NMR specific information our aim was to capture </w:t>
        </w:r>
      </w:ins>
      <w:ins w:id="306" w:author="Michael Wilson" w:date="2013-11-04T09:18:00Z">
        <w:r>
          <w:rPr>
            <w:sz w:val="22"/>
          </w:rPr>
          <w:t>all details required for both reproduction of the NMR acquisition as well as further processing</w:t>
        </w:r>
      </w:ins>
      <w:ins w:id="307" w:author="Michael Wilson" w:date="2013-11-04T09:19:00Z">
        <w:r>
          <w:rPr>
            <w:sz w:val="22"/>
          </w:rPr>
          <w:t xml:space="preserve"> of the raw data. </w:t>
        </w:r>
        <w:r w:rsidR="00CD598F">
          <w:rPr>
            <w:sz w:val="22"/>
          </w:rPr>
          <w:t>In</w:t>
        </w:r>
        <w:r w:rsidR="00F1798A">
          <w:rPr>
            <w:sz w:val="22"/>
          </w:rPr>
          <w:t xml:space="preserve"> cases where the variability in information to be captured is very high, we rely on the CV to capture relevant information. </w:t>
        </w:r>
      </w:ins>
      <w:ins w:id="308" w:author="Michael Wilson" w:date="2013-11-04T09:20:00Z">
        <w:r w:rsidR="00F1798A">
          <w:rPr>
            <w:sz w:val="22"/>
          </w:rPr>
          <w:t xml:space="preserve">For </w:t>
        </w:r>
      </w:ins>
      <w:ins w:id="309" w:author="Michael Wilson" w:date="2013-11-04T09:21:00Z">
        <w:r w:rsidR="00F1798A">
          <w:rPr>
            <w:sz w:val="22"/>
          </w:rPr>
          <w:t xml:space="preserve">when </w:t>
        </w:r>
      </w:ins>
      <w:ins w:id="310" w:author="Michael Wilson" w:date="2013-11-04T09:20:00Z">
        <w:r w:rsidR="00F1798A">
          <w:rPr>
            <w:sz w:val="22"/>
          </w:rPr>
          <w:t>example capturing information</w:t>
        </w:r>
      </w:ins>
      <w:ins w:id="311" w:author="Michael Wilson" w:date="2013-11-04T09:19:00Z">
        <w:r w:rsidR="00F1798A">
          <w:rPr>
            <w:sz w:val="22"/>
          </w:rPr>
          <w:t xml:space="preserve"> </w:t>
        </w:r>
      </w:ins>
      <w:ins w:id="312" w:author="Michael Wilson" w:date="2013-11-04T09:21:00Z">
        <w:r w:rsidR="00F1798A">
          <w:rPr>
            <w:sz w:val="22"/>
          </w:rPr>
          <w:t>about the NMR instrument configuration there are many different possibilities such as probe heads, auto</w:t>
        </w:r>
      </w:ins>
      <w:ins w:id="313" w:author="Michael Wilson" w:date="2013-11-04T09:26:00Z">
        <w:r w:rsidR="000A355F">
          <w:rPr>
            <w:sz w:val="22"/>
          </w:rPr>
          <w:t>-</w:t>
        </w:r>
      </w:ins>
      <w:ins w:id="314" w:author="Michael Wilson" w:date="2013-11-04T09:21:00Z">
        <w:r w:rsidR="00F1798A">
          <w:rPr>
            <w:sz w:val="22"/>
          </w:rPr>
          <w:t>samplers, brands, models, etc.</w:t>
        </w:r>
      </w:ins>
      <w:ins w:id="315" w:author="Michael Wilson" w:date="2013-11-04T09:22:00Z">
        <w:r w:rsidR="00F1798A">
          <w:rPr>
            <w:sz w:val="22"/>
          </w:rPr>
          <w:t xml:space="preserve"> Another point that that is difficult to capture here is the pulse </w:t>
        </w:r>
      </w:ins>
      <w:ins w:id="316" w:author="Michael Wilson" w:date="2013-11-04T09:25:00Z">
        <w:r w:rsidR="00F1798A">
          <w:rPr>
            <w:sz w:val="22"/>
          </w:rPr>
          <w:t>sequence, which</w:t>
        </w:r>
      </w:ins>
      <w:ins w:id="317" w:author="Michael Wilson" w:date="2013-11-04T09:22:00Z">
        <w:r w:rsidR="00F1798A">
          <w:rPr>
            <w:sz w:val="22"/>
          </w:rPr>
          <w:t xml:space="preserve"> can be completely customized by a user. In this case we opted to </w:t>
        </w:r>
      </w:ins>
      <w:ins w:id="318" w:author="Michael Wilson" w:date="2013-11-04T09:23:00Z">
        <w:r w:rsidR="00F1798A">
          <w:rPr>
            <w:sz w:val="22"/>
          </w:rPr>
          <w:t xml:space="preserve">capture the names of several of the most common pulse sequences </w:t>
        </w:r>
      </w:ins>
      <w:ins w:id="319" w:author="Michael Wilson" w:date="2013-11-04T09:25:00Z">
        <w:r w:rsidR="00947179">
          <w:rPr>
            <w:sz w:val="22"/>
          </w:rPr>
          <w:t>or allowing</w:t>
        </w:r>
      </w:ins>
      <w:ins w:id="320" w:author="Michael Wilson" w:date="2013-11-04T09:24:00Z">
        <w:r w:rsidR="00F1798A">
          <w:rPr>
            <w:sz w:val="22"/>
          </w:rPr>
          <w:t xml:space="preserve"> a reference</w:t>
        </w:r>
      </w:ins>
      <w:ins w:id="321" w:author="Michael Wilson" w:date="2013-11-04T09:23:00Z">
        <w:r w:rsidR="00F1798A">
          <w:rPr>
            <w:sz w:val="22"/>
          </w:rPr>
          <w:t xml:space="preserve"> (via a URI) </w:t>
        </w:r>
      </w:ins>
      <w:ins w:id="322" w:author="Michael Wilson" w:date="2013-11-04T09:24:00Z">
        <w:r w:rsidR="00F1798A">
          <w:rPr>
            <w:sz w:val="22"/>
          </w:rPr>
          <w:t xml:space="preserve">to </w:t>
        </w:r>
      </w:ins>
      <w:ins w:id="323" w:author="Michael Wilson" w:date="2013-11-04T09:23:00Z">
        <w:r w:rsidR="00F1798A">
          <w:rPr>
            <w:sz w:val="22"/>
          </w:rPr>
          <w:t>the pulse sequence program source code. While not readable in a vendor agnostic manor this decision still allows for most experiments to be easily reproduced while also allowing more custom information to be captured.</w:t>
        </w:r>
      </w:ins>
      <w:ins w:id="324" w:author="Michael Wilson" w:date="2013-11-04T09:33:00Z">
        <w:r w:rsidR="001A1995">
          <w:rPr>
            <w:sz w:val="22"/>
          </w:rPr>
          <w:t xml:space="preserve"> </w:t>
        </w:r>
      </w:ins>
      <w:ins w:id="325" w:author="Michael Wilson" w:date="2013-11-04T09:28:00Z">
        <w:r w:rsidR="006023F3">
          <w:rPr>
            <w:sz w:val="22"/>
          </w:rPr>
          <w:t xml:space="preserve">We decided on </w:t>
        </w:r>
      </w:ins>
      <w:ins w:id="326" w:author="Michael Wilson" w:date="2013-11-04T09:29:00Z">
        <w:r w:rsidR="006023F3">
          <w:rPr>
            <w:sz w:val="22"/>
          </w:rPr>
          <w:t>which acquisition parameters must be capture</w:t>
        </w:r>
      </w:ins>
      <w:ins w:id="327" w:author="Michael Wilson" w:date="2013-11-04T09:27:00Z">
        <w:r w:rsidR="006023F3">
          <w:rPr>
            <w:sz w:val="22"/>
          </w:rPr>
          <w:t>d through consultation with domain experts, and reference to past work that attempts to define the</w:t>
        </w:r>
      </w:ins>
      <w:ins w:id="328" w:author="Michael Wilson" w:date="2013-11-04T09:29:00Z">
        <w:r w:rsidR="006023F3">
          <w:rPr>
            <w:sz w:val="22"/>
          </w:rPr>
          <w:t xml:space="preserve"> minimal information required </w:t>
        </w:r>
        <w:r w:rsidR="00397C0D">
          <w:rPr>
            <w:sz w:val="22"/>
          </w:rPr>
          <w:t>to describe</w:t>
        </w:r>
        <w:r w:rsidR="006023F3">
          <w:rPr>
            <w:sz w:val="22"/>
          </w:rPr>
          <w:t xml:space="preserve"> an NMR </w:t>
        </w:r>
      </w:ins>
      <w:ins w:id="329" w:author="Michael Wilson" w:date="2013-11-04T09:30:00Z">
        <w:r w:rsidR="00397C0D">
          <w:rPr>
            <w:sz w:val="22"/>
          </w:rPr>
          <w:t>acquisition</w:t>
        </w:r>
      </w:ins>
      <w:ins w:id="330" w:author="Michael Wilson" w:date="2013-11-04T09:29:00Z">
        <w:r w:rsidR="006023F3">
          <w:rPr>
            <w:sz w:val="22"/>
          </w:rPr>
          <w:t>.</w:t>
        </w:r>
      </w:ins>
    </w:p>
    <w:p w14:paraId="2C6FAFD2" w14:textId="77777777" w:rsidR="001A1995" w:rsidRDefault="001A1995" w:rsidP="003329BB">
      <w:pPr>
        <w:tabs>
          <w:tab w:val="left" w:pos="300"/>
        </w:tabs>
        <w:jc w:val="both"/>
        <w:rPr>
          <w:ins w:id="331" w:author="Michael Wilson" w:date="2013-11-04T09:33:00Z"/>
          <w:sz w:val="22"/>
        </w:rPr>
      </w:pPr>
    </w:p>
    <w:p w14:paraId="671907E7" w14:textId="37F1DE32" w:rsidR="006023F3" w:rsidRDefault="006C4A48" w:rsidP="003329BB">
      <w:pPr>
        <w:tabs>
          <w:tab w:val="left" w:pos="300"/>
        </w:tabs>
        <w:jc w:val="both"/>
        <w:rPr>
          <w:ins w:id="332" w:author="Michael Wilson" w:date="2013-11-04T09:40:00Z"/>
          <w:sz w:val="22"/>
        </w:rPr>
      </w:pPr>
      <w:ins w:id="333" w:author="Michael Wilson" w:date="2013-11-04T09:27:00Z">
        <w:r>
          <w:rPr>
            <w:sz w:val="22"/>
          </w:rPr>
          <w:t xml:space="preserve">While vendor formats have multiple different methods of </w:t>
        </w:r>
      </w:ins>
      <w:ins w:id="334" w:author="Michael Wilson" w:date="2013-11-04T09:30:00Z">
        <w:r>
          <w:rPr>
            <w:sz w:val="22"/>
          </w:rPr>
          <w:t>encoding</w:t>
        </w:r>
      </w:ins>
      <w:ins w:id="335" w:author="Michael Wilson" w:date="2013-11-04T09:27:00Z">
        <w:r>
          <w:rPr>
            <w:sz w:val="22"/>
          </w:rPr>
          <w:t xml:space="preserve"> </w:t>
        </w:r>
      </w:ins>
      <w:ins w:id="336" w:author="Michael Wilson" w:date="2013-11-04T09:30:00Z">
        <w:r>
          <w:rPr>
            <w:sz w:val="22"/>
          </w:rPr>
          <w:t>the free induction decay (FID) signal, each with various pros and cons, we decided to standardize the encoding with the goal of making the format easier to read and integrate into software, and following some common practices for encoding binary data in XML.</w:t>
        </w:r>
      </w:ins>
      <w:ins w:id="337" w:author="Michael Wilson" w:date="2013-11-04T09:32:00Z">
        <w:r w:rsidR="001A1995">
          <w:rPr>
            <w:sz w:val="22"/>
          </w:rPr>
          <w:t xml:space="preserve"> While the binary FID data ends up being the bulk of the bytes in an </w:t>
        </w:r>
      </w:ins>
      <w:ins w:id="338" w:author="Michael Wilson" w:date="2013-11-04T09:33:00Z">
        <w:r w:rsidR="001A1995">
          <w:rPr>
            <w:sz w:val="22"/>
          </w:rPr>
          <w:t xml:space="preserve">nmrML </w:t>
        </w:r>
      </w:ins>
      <w:ins w:id="339" w:author="Michael Wilson" w:date="2013-11-04T09:32:00Z">
        <w:r w:rsidR="001A1995">
          <w:rPr>
            <w:sz w:val="22"/>
          </w:rPr>
          <w:t xml:space="preserve">instance, the file size remains easily </w:t>
        </w:r>
      </w:ins>
      <w:ins w:id="340" w:author="Michael Wilson" w:date="2013-11-04T09:33:00Z">
        <w:r w:rsidR="001A1995">
          <w:rPr>
            <w:sz w:val="22"/>
          </w:rPr>
          <w:t>small enough that an nmrML file is easily</w:t>
        </w:r>
      </w:ins>
      <w:ins w:id="341" w:author="Michael Wilson" w:date="2013-11-04T09:32:00Z">
        <w:r w:rsidR="001A1995">
          <w:rPr>
            <w:sz w:val="22"/>
          </w:rPr>
          <w:t xml:space="preserve"> transferable</w:t>
        </w:r>
      </w:ins>
      <w:ins w:id="342" w:author="Michael Wilson" w:date="2013-11-04T09:33:00Z">
        <w:r w:rsidR="001A1995">
          <w:rPr>
            <w:sz w:val="22"/>
          </w:rPr>
          <w:t xml:space="preserve"> via web or email</w:t>
        </w:r>
      </w:ins>
      <w:ins w:id="343" w:author="Michael Wilson" w:date="2013-11-04T09:32:00Z">
        <w:r w:rsidR="001A1995">
          <w:rPr>
            <w:sz w:val="22"/>
          </w:rPr>
          <w:t>.</w:t>
        </w:r>
      </w:ins>
      <w:ins w:id="344" w:author="Michael Wilson" w:date="2013-11-04T09:34:00Z">
        <w:r w:rsidR="001A1995">
          <w:rPr>
            <w:sz w:val="22"/>
          </w:rPr>
          <w:t xml:space="preserve"> The </w:t>
        </w:r>
      </w:ins>
      <w:ins w:id="345" w:author="Michael Wilson" w:date="2013-11-04T09:35:00Z">
        <w:r w:rsidR="001A1995">
          <w:rPr>
            <w:sz w:val="22"/>
          </w:rPr>
          <w:t>‘</w:t>
        </w:r>
      </w:ins>
      <w:ins w:id="346" w:author="Michael Wilson" w:date="2013-11-04T09:34:00Z">
        <w:r w:rsidR="001A1995">
          <w:rPr>
            <w:sz w:val="22"/>
          </w:rPr>
          <w:t>encodedLength</w:t>
        </w:r>
      </w:ins>
      <w:ins w:id="347" w:author="Michael Wilson" w:date="2013-11-04T09:35:00Z">
        <w:r w:rsidR="001A1995">
          <w:rPr>
            <w:sz w:val="22"/>
          </w:rPr>
          <w:t>’</w:t>
        </w:r>
      </w:ins>
      <w:ins w:id="348" w:author="Michael Wilson" w:date="2013-11-04T09:34:00Z">
        <w:r w:rsidR="001A1995">
          <w:rPr>
            <w:sz w:val="22"/>
          </w:rPr>
          <w:t xml:space="preserve"> </w:t>
        </w:r>
      </w:ins>
      <w:ins w:id="349" w:author="Michael Wilson" w:date="2013-11-04T09:35:00Z">
        <w:r w:rsidR="001A1995">
          <w:rPr>
            <w:sz w:val="22"/>
          </w:rPr>
          <w:t>attribute in the tag surrounding the FID data allows for software that skips these bytes when reading the file if they are not needed.</w:t>
        </w:r>
      </w:ins>
    </w:p>
    <w:p w14:paraId="27BC2D1B" w14:textId="77777777" w:rsidR="00551429" w:rsidRDefault="00551429" w:rsidP="003329BB">
      <w:pPr>
        <w:tabs>
          <w:tab w:val="left" w:pos="300"/>
        </w:tabs>
        <w:jc w:val="both"/>
        <w:rPr>
          <w:ins w:id="350" w:author="Michael Wilson" w:date="2013-11-04T09:40:00Z"/>
          <w:sz w:val="22"/>
        </w:rPr>
      </w:pPr>
    </w:p>
    <w:p w14:paraId="791B1B21" w14:textId="2C5C71B1" w:rsidR="00551429" w:rsidRDefault="00551429" w:rsidP="003329BB">
      <w:pPr>
        <w:tabs>
          <w:tab w:val="left" w:pos="300"/>
        </w:tabs>
        <w:jc w:val="both"/>
        <w:rPr>
          <w:ins w:id="351" w:author="Michael Wilson" w:date="2013-11-04T09:14:00Z"/>
          <w:sz w:val="22"/>
        </w:rPr>
      </w:pPr>
      <w:ins w:id="352" w:author="Michael Wilson" w:date="2013-11-04T09:40:00Z">
        <w:r>
          <w:rPr>
            <w:sz w:val="22"/>
          </w:rPr>
          <w:t>The format also allows for the capture of a processed FID</w:t>
        </w:r>
      </w:ins>
      <w:ins w:id="353" w:author="Michael Wilson" w:date="2013-11-04T09:41:00Z">
        <w:r>
          <w:rPr>
            <w:sz w:val="22"/>
          </w:rPr>
          <w:t xml:space="preserve"> and information about the processing of the spectra. It is common to transform the FID from time domain to frequency domain before any further analysis and we felt that this process is so common</w:t>
        </w:r>
      </w:ins>
      <w:ins w:id="354" w:author="Michael Wilson" w:date="2013-11-04T09:42:00Z">
        <w:r>
          <w:rPr>
            <w:sz w:val="22"/>
          </w:rPr>
          <w:t xml:space="preserve"> that it could be considered another form of raw data. Capturing the transformed data</w:t>
        </w:r>
      </w:ins>
      <w:ins w:id="355" w:author="Michael Wilson" w:date="2013-11-04T09:43:00Z">
        <w:r>
          <w:rPr>
            <w:sz w:val="22"/>
          </w:rPr>
          <w:t xml:space="preserve"> makes the nmrML format more practical since time domain data is not usually viewed by users and</w:t>
        </w:r>
      </w:ins>
      <w:ins w:id="356" w:author="Michael Wilson" w:date="2013-11-04T09:42:00Z">
        <w:r>
          <w:rPr>
            <w:sz w:val="22"/>
          </w:rPr>
          <w:t xml:space="preserve"> allows other formats such as IdentML, or QuantML to reference the spectra</w:t>
        </w:r>
      </w:ins>
      <w:ins w:id="357" w:author="Michael Wilson" w:date="2013-11-04T09:43:00Z">
        <w:r>
          <w:rPr>
            <w:sz w:val="22"/>
          </w:rPr>
          <w:t xml:space="preserve"> contained in an nmrML</w:t>
        </w:r>
      </w:ins>
      <w:ins w:id="358" w:author="Michael Wilson" w:date="2013-11-04T09:40:00Z">
        <w:r>
          <w:rPr>
            <w:sz w:val="22"/>
          </w:rPr>
          <w:t xml:space="preserve"> </w:t>
        </w:r>
      </w:ins>
      <w:ins w:id="359" w:author="Michael Wilson" w:date="2013-11-04T09:45:00Z">
        <w:r>
          <w:rPr>
            <w:sz w:val="22"/>
          </w:rPr>
          <w:t>instance.</w:t>
        </w:r>
      </w:ins>
    </w:p>
    <w:p w14:paraId="5F80D3FF" w14:textId="77777777" w:rsidR="00FC2F57" w:rsidRPr="002231C5" w:rsidDel="003B2EED" w:rsidRDefault="00FC2F57" w:rsidP="003329BB">
      <w:pPr>
        <w:tabs>
          <w:tab w:val="left" w:pos="300"/>
        </w:tabs>
        <w:jc w:val="both"/>
        <w:rPr>
          <w:del w:id="360" w:author="Michael Wilson" w:date="2013-11-04T09:45:00Z"/>
          <w:sz w:val="22"/>
        </w:rPr>
      </w:pPr>
    </w:p>
    <w:p w14:paraId="5038CC6E" w14:textId="77777777" w:rsidR="00C70FEC" w:rsidRDefault="00C70FEC" w:rsidP="003329BB">
      <w:pPr>
        <w:pStyle w:val="Heading4"/>
        <w:jc w:val="both"/>
        <w:rPr>
          <w:ins w:id="361" w:author="Michael Wilson" w:date="2013-11-04T09:13:00Z"/>
          <w:color w:val="FF0000"/>
          <w:sz w:val="22"/>
        </w:rPr>
      </w:pPr>
    </w:p>
    <w:p w14:paraId="786ECF42" w14:textId="49976635" w:rsidR="00D8290A" w:rsidRPr="002231C5" w:rsidDel="00C70FEC" w:rsidRDefault="00D8290A" w:rsidP="003329BB">
      <w:pPr>
        <w:tabs>
          <w:tab w:val="left" w:pos="300"/>
        </w:tabs>
        <w:jc w:val="both"/>
        <w:rPr>
          <w:del w:id="362" w:author="Michael Wilson" w:date="2013-11-04T09:13:00Z"/>
          <w:b/>
          <w:color w:val="FF0000"/>
          <w:sz w:val="22"/>
        </w:rPr>
      </w:pPr>
      <w:del w:id="363" w:author="Michael Wilson" w:date="2013-11-04T09:13:00Z">
        <w:r w:rsidRPr="002231C5" w:rsidDel="00C70FEC">
          <w:rPr>
            <w:color w:val="FF0000"/>
            <w:sz w:val="22"/>
          </w:rPr>
          <w:delText>MICHAEL, COULD YOU ADD SOME MORE TO THIS SECTION ?</w:delText>
        </w:r>
      </w:del>
    </w:p>
    <w:p w14:paraId="4E1205CC" w14:textId="77777777" w:rsidR="00B23085" w:rsidRDefault="00124227" w:rsidP="003329BB">
      <w:pPr>
        <w:pStyle w:val="Heading4"/>
        <w:jc w:val="both"/>
      </w:pPr>
      <w:r>
        <w:t>XSD t</w:t>
      </w:r>
      <w:r w:rsidR="001A32FD">
        <w:t>op level structure</w:t>
      </w:r>
    </w:p>
    <w:p w14:paraId="1B4520FA" w14:textId="77777777" w:rsidR="00A9777F" w:rsidRDefault="00A9777F" w:rsidP="003329BB">
      <w:pPr>
        <w:jc w:val="both"/>
        <w:rPr>
          <w:ins w:id="364" w:author="Michael Wilson" w:date="2013-11-04T09:37:00Z"/>
          <w:sz w:val="22"/>
        </w:rPr>
      </w:pPr>
    </w:p>
    <w:p w14:paraId="54C011CC" w14:textId="3B1347F0" w:rsidR="0098326D" w:rsidRDefault="00A9777F" w:rsidP="003329BB">
      <w:pPr>
        <w:jc w:val="both"/>
        <w:rPr>
          <w:ins w:id="365" w:author="Michael Wilson" w:date="2013-11-04T09:37:00Z"/>
          <w:sz w:val="22"/>
        </w:rPr>
      </w:pPr>
      <w:ins w:id="366" w:author="Michael Wilson" w:date="2013-11-04T09:37:00Z">
        <w:r>
          <w:rPr>
            <w:sz w:val="22"/>
          </w:rPr>
          <w:t>An nmrML instance is split up into multiple sections that organize the information in an intuitive way that facilitates easy understanding of the format as well as making development of software application easier.</w:t>
        </w:r>
      </w:ins>
      <w:ins w:id="367" w:author="Michael Wilson" w:date="2013-11-04T09:38:00Z">
        <w:r>
          <w:rPr>
            <w:sz w:val="22"/>
          </w:rPr>
          <w:t xml:space="preserve"> Reference to the CV’s used in the instance are recorded in the </w:t>
        </w:r>
      </w:ins>
      <w:ins w:id="368" w:author="Michael Wilson" w:date="2013-11-04T09:39:00Z">
        <w:r>
          <w:rPr>
            <w:sz w:val="22"/>
          </w:rPr>
          <w:t>‘</w:t>
        </w:r>
      </w:ins>
      <w:ins w:id="369" w:author="Michael Wilson" w:date="2013-11-04T09:38:00Z">
        <w:r>
          <w:rPr>
            <w:sz w:val="22"/>
          </w:rPr>
          <w:t>cvList</w:t>
        </w:r>
      </w:ins>
      <w:ins w:id="370" w:author="Michael Wilson" w:date="2013-11-04T09:39:00Z">
        <w:r>
          <w:rPr>
            <w:sz w:val="22"/>
          </w:rPr>
          <w:t>’</w:t>
        </w:r>
      </w:ins>
      <w:ins w:id="371" w:author="Michael Wilson" w:date="2013-11-04T09:38:00Z">
        <w:r>
          <w:rPr>
            <w:sz w:val="22"/>
          </w:rPr>
          <w:t xml:space="preserve"> element at the top, which allow</w:t>
        </w:r>
      </w:ins>
      <w:ins w:id="372" w:author="Michael Wilson" w:date="2013-11-04T09:39:00Z">
        <w:r>
          <w:rPr>
            <w:sz w:val="22"/>
          </w:rPr>
          <w:t xml:space="preserve">s for unambiguous references to CV terms.  The </w:t>
        </w:r>
      </w:ins>
      <w:ins w:id="373" w:author="Michael Wilson" w:date="2013-11-04T09:40:00Z">
        <w:r>
          <w:rPr>
            <w:sz w:val="22"/>
          </w:rPr>
          <w:t xml:space="preserve">‘fileDescription’ element captures </w:t>
        </w:r>
        <w:r w:rsidR="00551429">
          <w:rPr>
            <w:sz w:val="22"/>
          </w:rPr>
          <w:t>a gene</w:t>
        </w:r>
        <w:r w:rsidR="003B2EED">
          <w:rPr>
            <w:sz w:val="22"/>
          </w:rPr>
          <w:t>ral description about the file</w:t>
        </w:r>
      </w:ins>
      <w:ins w:id="374" w:author="Michael Wilson" w:date="2013-11-04T09:48:00Z">
        <w:r w:rsidR="003B2EED">
          <w:rPr>
            <w:sz w:val="22"/>
          </w:rPr>
          <w:t xml:space="preserve"> and its contents which allows for easy categorization of different types of nmrML instances eg. 1D vs 2D</w:t>
        </w:r>
      </w:ins>
      <w:ins w:id="375" w:author="Michael Wilson" w:date="2013-11-04T09:40:00Z">
        <w:r w:rsidR="003B2EED">
          <w:rPr>
            <w:sz w:val="22"/>
          </w:rPr>
          <w:t xml:space="preserve">. The </w:t>
        </w:r>
      </w:ins>
      <w:ins w:id="376" w:author="Michael Wilson" w:date="2013-11-04T09:45:00Z">
        <w:r w:rsidR="003B2EED">
          <w:rPr>
            <w:sz w:val="22"/>
          </w:rPr>
          <w:t>‘contactList’ element captures information that allows one to contact</w:t>
        </w:r>
      </w:ins>
      <w:ins w:id="377" w:author="Michael Wilson" w:date="2013-11-04T09:46:00Z">
        <w:r w:rsidR="003B2EED">
          <w:rPr>
            <w:sz w:val="22"/>
          </w:rPr>
          <w:t xml:space="preserve"> </w:t>
        </w:r>
      </w:ins>
      <w:ins w:id="378" w:author="Michael Wilson" w:date="2013-11-04T09:47:00Z">
        <w:r w:rsidR="003B2EED">
          <w:rPr>
            <w:sz w:val="22"/>
          </w:rPr>
          <w:t>the original creators of a file in the case that further clarification is needed.</w:t>
        </w:r>
      </w:ins>
      <w:ins w:id="379" w:author="Michael Wilson" w:date="2013-11-04T09:49:00Z">
        <w:r w:rsidR="003B2EED">
          <w:rPr>
            <w:sz w:val="22"/>
          </w:rPr>
          <w:t xml:space="preserve"> The ‘sourceFileList’ contains information about the or</w:t>
        </w:r>
      </w:ins>
      <w:ins w:id="380" w:author="Michael Wilson" w:date="2013-11-04T09:51:00Z">
        <w:r w:rsidR="00162C33">
          <w:rPr>
            <w:sz w:val="22"/>
          </w:rPr>
          <w:t>i</w:t>
        </w:r>
      </w:ins>
      <w:ins w:id="381" w:author="Michael Wilson" w:date="2013-11-04T09:49:00Z">
        <w:r w:rsidR="003B2EED">
          <w:rPr>
            <w:sz w:val="22"/>
          </w:rPr>
          <w:t>ginal files used to make the nmrML instance</w:t>
        </w:r>
      </w:ins>
      <w:ins w:id="382" w:author="Michael Wilson" w:date="2013-11-04T09:50:00Z">
        <w:r w:rsidR="00162C33">
          <w:rPr>
            <w:sz w:val="22"/>
          </w:rPr>
          <w:t xml:space="preserve"> including files that were required during the acquisition of the spectrum</w:t>
        </w:r>
      </w:ins>
      <w:ins w:id="383" w:author="Michael Wilson" w:date="2013-11-04T09:49:00Z">
        <w:r w:rsidR="003B2EED">
          <w:rPr>
            <w:sz w:val="22"/>
          </w:rPr>
          <w:t>, for example</w:t>
        </w:r>
      </w:ins>
      <w:ins w:id="384" w:author="Michael Wilson" w:date="2013-11-04T09:50:00Z">
        <w:r w:rsidR="003B2EED">
          <w:rPr>
            <w:sz w:val="22"/>
          </w:rPr>
          <w:t xml:space="preserve"> a</w:t>
        </w:r>
        <w:r w:rsidR="00162C33">
          <w:rPr>
            <w:sz w:val="22"/>
          </w:rPr>
          <w:t xml:space="preserve"> </w:t>
        </w:r>
      </w:ins>
      <w:ins w:id="385" w:author="Michael Wilson" w:date="2013-11-04T09:49:00Z">
        <w:r w:rsidR="003B2EED">
          <w:rPr>
            <w:sz w:val="22"/>
          </w:rPr>
          <w:t>Varian processing parameter file</w:t>
        </w:r>
      </w:ins>
      <w:ins w:id="386" w:author="Michael Wilson" w:date="2013-11-04T09:50:00Z">
        <w:r w:rsidR="00162C33">
          <w:rPr>
            <w:sz w:val="22"/>
          </w:rPr>
          <w:t xml:space="preserve"> or a source code file for a pulse program. </w:t>
        </w:r>
      </w:ins>
      <w:ins w:id="387" w:author="Michael Wilson" w:date="2013-11-04T09:52:00Z">
        <w:r w:rsidR="00162C33">
          <w:rPr>
            <w:sz w:val="22"/>
          </w:rPr>
          <w:t>Similarly</w:t>
        </w:r>
      </w:ins>
      <w:ins w:id="388" w:author="Michael Wilson" w:date="2013-11-04T09:51:00Z">
        <w:r w:rsidR="00162C33">
          <w:rPr>
            <w:sz w:val="22"/>
          </w:rPr>
          <w:t xml:space="preserve"> the </w:t>
        </w:r>
      </w:ins>
      <w:ins w:id="389" w:author="Michael Wilson" w:date="2013-11-04T09:52:00Z">
        <w:r w:rsidR="00162C33">
          <w:rPr>
            <w:sz w:val="22"/>
          </w:rPr>
          <w:t>‘softwareList’ element captures references to software that was used during data acquisition and processing, and may include several different pieces of software.</w:t>
        </w:r>
      </w:ins>
      <w:ins w:id="390" w:author="Michael Wilson" w:date="2013-11-04T09:53:00Z">
        <w:r w:rsidR="0098326D">
          <w:rPr>
            <w:sz w:val="22"/>
          </w:rPr>
          <w:t xml:space="preserve"> The ‘informationConfigurationList’ element contains information about the configuration of an instrument </w:t>
        </w:r>
      </w:ins>
      <w:ins w:id="391" w:author="Michael Wilson" w:date="2013-11-04T09:54:00Z">
        <w:r w:rsidR="0098326D">
          <w:rPr>
            <w:sz w:val="22"/>
          </w:rPr>
          <w:t>beyond</w:t>
        </w:r>
      </w:ins>
      <w:ins w:id="392" w:author="Michael Wilson" w:date="2013-11-04T09:53:00Z">
        <w:r w:rsidR="0098326D">
          <w:rPr>
            <w:sz w:val="22"/>
          </w:rPr>
          <w:t xml:space="preserve"> </w:t>
        </w:r>
      </w:ins>
      <w:ins w:id="393" w:author="Michael Wilson" w:date="2013-11-04T09:54:00Z">
        <w:r w:rsidR="0098326D">
          <w:rPr>
            <w:sz w:val="22"/>
          </w:rPr>
          <w:t>the acquisition parameters, for example</w:t>
        </w:r>
      </w:ins>
      <w:ins w:id="394" w:author="Michael Wilson" w:date="2013-11-04T09:55:00Z">
        <w:r w:rsidR="0098326D">
          <w:rPr>
            <w:sz w:val="22"/>
          </w:rPr>
          <w:t xml:space="preserve"> the</w:t>
        </w:r>
      </w:ins>
      <w:ins w:id="395" w:author="Michael Wilson" w:date="2013-11-04T09:54:00Z">
        <w:r w:rsidR="0098326D">
          <w:rPr>
            <w:sz w:val="22"/>
          </w:rPr>
          <w:t xml:space="preserve"> </w:t>
        </w:r>
        <w:r w:rsidR="0098326D">
          <w:rPr>
            <w:sz w:val="22"/>
          </w:rPr>
          <w:lastRenderedPageBreak/>
          <w:t xml:space="preserve">brand and </w:t>
        </w:r>
      </w:ins>
      <w:ins w:id="396" w:author="Michael Wilson" w:date="2013-11-04T09:55:00Z">
        <w:r w:rsidR="0098326D">
          <w:rPr>
            <w:sz w:val="22"/>
          </w:rPr>
          <w:t>model</w:t>
        </w:r>
      </w:ins>
      <w:ins w:id="397" w:author="Michael Wilson" w:date="2013-11-04T09:56:00Z">
        <w:r w:rsidR="0098326D">
          <w:rPr>
            <w:sz w:val="22"/>
          </w:rPr>
          <w:t xml:space="preserve"> of the instrument. The ‘acquisition</w:t>
        </w:r>
      </w:ins>
      <w:ins w:id="398" w:author="Michael Wilson" w:date="2013-11-04T09:57:00Z">
        <w:r w:rsidR="0098326D">
          <w:rPr>
            <w:sz w:val="22"/>
          </w:rPr>
          <w:t>’</w:t>
        </w:r>
      </w:ins>
      <w:ins w:id="399" w:author="Michael Wilson" w:date="2013-11-04T09:56:00Z">
        <w:r w:rsidR="0098326D">
          <w:rPr>
            <w:sz w:val="22"/>
          </w:rPr>
          <w:t xml:space="preserve"> element</w:t>
        </w:r>
      </w:ins>
      <w:ins w:id="400" w:author="Michael Wilson" w:date="2013-11-04T09:57:00Z">
        <w:r w:rsidR="0098326D">
          <w:rPr>
            <w:sz w:val="22"/>
          </w:rPr>
          <w:t xml:space="preserve"> </w:t>
        </w:r>
      </w:ins>
      <w:ins w:id="401" w:author="Michael Wilson" w:date="2013-11-04T09:59:00Z">
        <w:r w:rsidR="0098326D">
          <w:rPr>
            <w:sz w:val="22"/>
          </w:rPr>
          <w:t xml:space="preserve">captures the processing parameters used during the </w:t>
        </w:r>
      </w:ins>
      <w:ins w:id="402" w:author="Michael Wilson" w:date="2013-11-04T10:00:00Z">
        <w:r w:rsidR="0098326D">
          <w:rPr>
            <w:sz w:val="22"/>
          </w:rPr>
          <w:t>acquisition</w:t>
        </w:r>
      </w:ins>
      <w:ins w:id="403" w:author="Michael Wilson" w:date="2013-11-04T09:59:00Z">
        <w:r w:rsidR="0098326D">
          <w:rPr>
            <w:sz w:val="22"/>
          </w:rPr>
          <w:t xml:space="preserve">. </w:t>
        </w:r>
      </w:ins>
      <w:ins w:id="404" w:author="Michael Wilson" w:date="2013-11-04T10:00:00Z">
        <w:r w:rsidR="0098326D">
          <w:rPr>
            <w:sz w:val="22"/>
          </w:rPr>
          <w:t xml:space="preserve">Since vendors have their own set of names for each of these parameters, we have standardized them with intuitive </w:t>
        </w:r>
        <w:r w:rsidR="009C5AE5">
          <w:rPr>
            <w:sz w:val="22"/>
          </w:rPr>
          <w:t xml:space="preserve">clear names. This element also contains the </w:t>
        </w:r>
      </w:ins>
      <w:ins w:id="405" w:author="Michael Wilson" w:date="2013-11-04T10:01:00Z">
        <w:r w:rsidR="009C5AE5">
          <w:rPr>
            <w:sz w:val="22"/>
          </w:rPr>
          <w:t xml:space="preserve">captured </w:t>
        </w:r>
      </w:ins>
      <w:ins w:id="406" w:author="Michael Wilson" w:date="2013-11-04T10:00:00Z">
        <w:r w:rsidR="009C5AE5">
          <w:rPr>
            <w:sz w:val="22"/>
          </w:rPr>
          <w:t xml:space="preserve">FID data. The </w:t>
        </w:r>
      </w:ins>
      <w:ins w:id="407" w:author="Michael Wilson" w:date="2013-11-04T10:01:00Z">
        <w:r w:rsidR="009C5AE5">
          <w:rPr>
            <w:sz w:val="22"/>
          </w:rPr>
          <w:t>‘spectrumList’ element contains 1 or more spectra</w:t>
        </w:r>
      </w:ins>
      <w:ins w:id="408" w:author="Michael Wilson" w:date="2013-11-04T10:02:00Z">
        <w:r w:rsidR="009C5AE5">
          <w:rPr>
            <w:sz w:val="22"/>
          </w:rPr>
          <w:t xml:space="preserve"> in the frequency domain.</w:t>
        </w:r>
      </w:ins>
    </w:p>
    <w:p w14:paraId="460EE07A" w14:textId="77777777" w:rsidR="00A9777F" w:rsidRDefault="00A9777F" w:rsidP="003329BB">
      <w:pPr>
        <w:jc w:val="both"/>
        <w:rPr>
          <w:ins w:id="409" w:author="Michael Wilson" w:date="2013-11-04T09:37:00Z"/>
          <w:sz w:val="22"/>
        </w:rPr>
      </w:pPr>
    </w:p>
    <w:p w14:paraId="24752F77" w14:textId="3DF902E7" w:rsidR="003705E5" w:rsidRPr="002231C5" w:rsidRDefault="003705E5" w:rsidP="003329BB">
      <w:pPr>
        <w:jc w:val="both"/>
        <w:rPr>
          <w:sz w:val="22"/>
        </w:rPr>
      </w:pPr>
      <w:r w:rsidRPr="002231C5">
        <w:rPr>
          <w:sz w:val="22"/>
        </w:rPr>
        <w:t>The current top</w:t>
      </w:r>
      <w:ins w:id="410" w:author="Michael Wilson" w:date="2013-11-04T10:01:00Z">
        <w:r w:rsidR="009C5AE5">
          <w:rPr>
            <w:sz w:val="22"/>
          </w:rPr>
          <w:t>-</w:t>
        </w:r>
      </w:ins>
      <w:del w:id="411" w:author="Michael Wilson" w:date="2013-11-04T10:01:00Z">
        <w:r w:rsidRPr="002231C5" w:rsidDel="009C5AE5">
          <w:rPr>
            <w:sz w:val="22"/>
          </w:rPr>
          <w:delText xml:space="preserve"> </w:delText>
        </w:r>
      </w:del>
      <w:r w:rsidRPr="002231C5">
        <w:rPr>
          <w:sz w:val="22"/>
        </w:rPr>
        <w:t>level structure of the nmrML</w:t>
      </w:r>
      <w:ins w:id="412" w:author="Michael Wilson" w:date="2013-11-04T10:01:00Z">
        <w:r w:rsidR="009C5AE5">
          <w:rPr>
            <w:sz w:val="22"/>
          </w:rPr>
          <w:t xml:space="preserve"> XSD </w:t>
        </w:r>
      </w:ins>
      <w:del w:id="413" w:author="Michael Wilson" w:date="2013-11-04T10:01:00Z">
        <w:r w:rsidRPr="002231C5" w:rsidDel="009C5AE5">
          <w:rPr>
            <w:sz w:val="22"/>
          </w:rPr>
          <w:delText xml:space="preserve"> xsd </w:delText>
        </w:r>
      </w:del>
      <w:r w:rsidRPr="002231C5">
        <w:rPr>
          <w:sz w:val="22"/>
        </w:rPr>
        <w:t>is described in Fig. 5.</w:t>
      </w:r>
    </w:p>
    <w:p w14:paraId="3EAA9F3A" w14:textId="6865FA3E" w:rsidR="00B23085" w:rsidRDefault="00304483" w:rsidP="003329BB">
      <w:pPr>
        <w:tabs>
          <w:tab w:val="left" w:pos="300"/>
        </w:tabs>
        <w:jc w:val="both"/>
      </w:pPr>
      <w:r>
        <w:rPr>
          <w:noProof/>
        </w:rPr>
        <w:drawing>
          <wp:inline distT="0" distB="0" distL="0" distR="0" wp14:anchorId="477BD124" wp14:editId="5AC59159">
            <wp:extent cx="5234940" cy="505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940" cy="5058410"/>
                    </a:xfrm>
                    <a:prstGeom prst="rect">
                      <a:avLst/>
                    </a:prstGeom>
                    <a:solidFill>
                      <a:srgbClr val="FFFFFF"/>
                    </a:solidFill>
                    <a:ln>
                      <a:noFill/>
                    </a:ln>
                  </pic:spPr>
                </pic:pic>
              </a:graphicData>
            </a:graphic>
          </wp:inline>
        </w:drawing>
      </w:r>
      <w:r w:rsidR="00610B98">
        <w:cr/>
      </w:r>
      <w:r w:rsidR="009F0DC3" w:rsidRPr="002231C5">
        <w:rPr>
          <w:b/>
          <w:sz w:val="22"/>
        </w:rPr>
        <w:t>Figure 5:</w:t>
      </w:r>
      <w:r w:rsidR="009F0DC3" w:rsidRPr="002231C5">
        <w:rPr>
          <w:sz w:val="22"/>
        </w:rPr>
        <w:t xml:space="preserve"> The </w:t>
      </w:r>
      <w:r w:rsidR="003705E5" w:rsidRPr="002231C5">
        <w:rPr>
          <w:sz w:val="22"/>
        </w:rPr>
        <w:t xml:space="preserve">root near </w:t>
      </w:r>
      <w:r w:rsidR="00D8290A" w:rsidRPr="002231C5">
        <w:rPr>
          <w:sz w:val="22"/>
        </w:rPr>
        <w:t>xml</w:t>
      </w:r>
      <w:r w:rsidR="009F0DC3" w:rsidRPr="002231C5">
        <w:rPr>
          <w:sz w:val="22"/>
        </w:rPr>
        <w:t xml:space="preserve"> elements of the </w:t>
      </w:r>
      <w:r w:rsidR="003705E5" w:rsidRPr="002231C5">
        <w:rPr>
          <w:sz w:val="22"/>
        </w:rPr>
        <w:t xml:space="preserve">current </w:t>
      </w:r>
      <w:r w:rsidR="009F0DC3" w:rsidRPr="002231C5">
        <w:rPr>
          <w:sz w:val="22"/>
        </w:rPr>
        <w:t>nmrML.xsd</w:t>
      </w:r>
      <w:r w:rsidR="003705E5" w:rsidRPr="002231C5">
        <w:rPr>
          <w:sz w:val="22"/>
        </w:rPr>
        <w:t xml:space="preserve"> schema, illust</w:t>
      </w:r>
      <w:r w:rsidR="000D0FF1" w:rsidRPr="002231C5">
        <w:rPr>
          <w:sz w:val="22"/>
        </w:rPr>
        <w:t xml:space="preserve">rating its main elements. For </w:t>
      </w:r>
      <w:r w:rsidR="003705E5" w:rsidRPr="002231C5">
        <w:rPr>
          <w:sz w:val="22"/>
        </w:rPr>
        <w:t>detailed documentation we refer to the HTML documentation, or the XSD itself, in which extensive element annotations explain the usage of the elements.</w:t>
      </w:r>
    </w:p>
    <w:p w14:paraId="32AB5A59" w14:textId="77777777" w:rsidR="00124227" w:rsidRDefault="00124227" w:rsidP="003329BB">
      <w:pPr>
        <w:pStyle w:val="Heading4"/>
        <w:jc w:val="both"/>
      </w:pPr>
      <w:bookmarkStart w:id="414" w:name="h.57qe2wpxgoxw"/>
      <w:bookmarkEnd w:id="414"/>
      <w:r>
        <w:t>CV term referencing mechanism</w:t>
      </w:r>
    </w:p>
    <w:p w14:paraId="72B5DFD8" w14:textId="77777777" w:rsidR="005D7E6C" w:rsidRPr="002231C5" w:rsidRDefault="00124227" w:rsidP="003329BB">
      <w:pPr>
        <w:jc w:val="both"/>
        <w:rPr>
          <w:sz w:val="22"/>
        </w:rPr>
      </w:pPr>
      <w:r w:rsidRPr="002231C5">
        <w:rPr>
          <w:sz w:val="22"/>
        </w:rPr>
        <w:t>We here outline how CV term</w:t>
      </w:r>
      <w:r w:rsidR="00D8290A" w:rsidRPr="002231C5">
        <w:rPr>
          <w:sz w:val="22"/>
        </w:rPr>
        <w:t xml:space="preserve"> usage is </w:t>
      </w:r>
      <w:r w:rsidRPr="002231C5">
        <w:rPr>
          <w:sz w:val="22"/>
        </w:rPr>
        <w:t>specified</w:t>
      </w:r>
      <w:r w:rsidR="00D8290A" w:rsidRPr="002231C5">
        <w:rPr>
          <w:sz w:val="22"/>
        </w:rPr>
        <w:t xml:space="preserve"> </w:t>
      </w:r>
      <w:r w:rsidRPr="002231C5">
        <w:rPr>
          <w:sz w:val="22"/>
        </w:rPr>
        <w:t>in the XSD</w:t>
      </w:r>
      <w:r w:rsidR="00D8290A" w:rsidRPr="002231C5">
        <w:rPr>
          <w:sz w:val="22"/>
        </w:rPr>
        <w:t xml:space="preserve"> (See Fig. 6). The requirement for a </w:t>
      </w:r>
      <w:r w:rsidR="001A32FD" w:rsidRPr="002231C5">
        <w:rPr>
          <w:sz w:val="22"/>
        </w:rPr>
        <w:t xml:space="preserve">CV term </w:t>
      </w:r>
      <w:r w:rsidR="00D8290A" w:rsidRPr="002231C5">
        <w:rPr>
          <w:sz w:val="22"/>
        </w:rPr>
        <w:t xml:space="preserve">occurrence in an xml is specified in the XSD by </w:t>
      </w:r>
      <w:r w:rsidR="005D7E6C" w:rsidRPr="002231C5">
        <w:rPr>
          <w:i/>
          <w:sz w:val="22"/>
        </w:rPr>
        <w:t>reference elements</w:t>
      </w:r>
      <w:r w:rsidR="006318FA" w:rsidRPr="002231C5">
        <w:rPr>
          <w:sz w:val="22"/>
        </w:rPr>
        <w:t xml:space="preserve"> as illustrated in Table 1. Keep in mind that the last element captur</w:t>
      </w:r>
      <w:r w:rsidR="00C649B5" w:rsidRPr="002231C5">
        <w:rPr>
          <w:sz w:val="22"/>
        </w:rPr>
        <w:t>es free text and makes no CV reference.</w:t>
      </w:r>
    </w:p>
    <w:p w14:paraId="465967AA" w14:textId="77777777" w:rsidR="005D7E6C" w:rsidRPr="002231C5" w:rsidRDefault="005D7E6C" w:rsidP="003329BB">
      <w:pPr>
        <w:jc w:val="both"/>
        <w:rPr>
          <w:color w:val="FF0000"/>
          <w:sz w:val="22"/>
        </w:rPr>
      </w:pPr>
      <w:r w:rsidRPr="002231C5">
        <w:rPr>
          <w:color w:val="FF0000"/>
          <w:sz w:val="22"/>
        </w:rPr>
        <w:t xml:space="preserve">SHOULD WE </w:t>
      </w:r>
      <w:r w:rsidR="006318FA" w:rsidRPr="002231C5">
        <w:rPr>
          <w:color w:val="FF0000"/>
          <w:sz w:val="22"/>
        </w:rPr>
        <w:t>PUT THIS IN ANNEX</w:t>
      </w:r>
      <w:r w:rsidRPr="002231C5">
        <w:rPr>
          <w:color w:val="FF0000"/>
          <w:sz w:val="22"/>
        </w:rPr>
        <w:t xml:space="preserve"> ?</w:t>
      </w:r>
    </w:p>
    <w:p w14:paraId="6EEACAE2" w14:textId="77777777" w:rsidR="005D7E6C" w:rsidRDefault="005D7E6C" w:rsidP="003329BB">
      <w:pPr>
        <w:jc w:val="both"/>
      </w:pPr>
    </w:p>
    <w:p w14:paraId="4076300B" w14:textId="77777777" w:rsidR="00616ACA" w:rsidRPr="00616ACA" w:rsidRDefault="00616ACA" w:rsidP="003329BB">
      <w:pPr>
        <w:jc w:val="both"/>
      </w:pPr>
      <w:r>
        <w:rPr>
          <w:b/>
        </w:rPr>
        <w:t>Table 1:</w:t>
      </w:r>
      <w:r>
        <w:t>Illustration xml element tapes used for CV and user parameter 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2358"/>
        <w:gridCol w:w="1305"/>
        <w:gridCol w:w="1063"/>
        <w:gridCol w:w="1139"/>
      </w:tblGrid>
      <w:tr w:rsidR="004C40C9" w:rsidRPr="004C40C9" w14:paraId="585A5428" w14:textId="77777777" w:rsidTr="004C40C9">
        <w:trPr>
          <w:trHeight w:val="264"/>
        </w:trPr>
        <w:tc>
          <w:tcPr>
            <w:tcW w:w="1861" w:type="dxa"/>
            <w:shd w:val="clear" w:color="auto" w:fill="auto"/>
          </w:tcPr>
          <w:p w14:paraId="111DFE39" w14:textId="7D891136" w:rsidR="004C40C9" w:rsidRPr="004C40C9" w:rsidRDefault="004C40C9" w:rsidP="003329BB">
            <w:pPr>
              <w:jc w:val="both"/>
              <w:rPr>
                <w:b/>
                <w:sz w:val="16"/>
                <w:szCs w:val="16"/>
              </w:rPr>
            </w:pPr>
            <w:r>
              <w:rPr>
                <w:b/>
                <w:sz w:val="16"/>
                <w:szCs w:val="16"/>
              </w:rPr>
              <w:t>Reference</w:t>
            </w:r>
            <w:ins w:id="415" w:author="Michael Wilson" w:date="2013-11-03T20:33:00Z">
              <w:r w:rsidR="00086CD0">
                <w:rPr>
                  <w:b/>
                  <w:sz w:val="16"/>
                  <w:szCs w:val="16"/>
                </w:rPr>
                <w:t xml:space="preserve"> </w:t>
              </w:r>
            </w:ins>
            <w:del w:id="416" w:author="Michael Wilson" w:date="2013-11-03T20:33:00Z">
              <w:r w:rsidDel="00086CD0">
                <w:rPr>
                  <w:b/>
                  <w:sz w:val="16"/>
                  <w:szCs w:val="16"/>
                </w:rPr>
                <w:delText xml:space="preserve"> </w:delText>
              </w:r>
            </w:del>
            <w:r>
              <w:rPr>
                <w:b/>
                <w:sz w:val="16"/>
                <w:szCs w:val="16"/>
              </w:rPr>
              <w:t>Element</w:t>
            </w:r>
            <w:ins w:id="417" w:author="Michael Wilson" w:date="2013-11-03T20:33:00Z">
              <w:r w:rsidR="00086CD0">
                <w:rPr>
                  <w:b/>
                  <w:sz w:val="16"/>
                  <w:szCs w:val="16"/>
                </w:rPr>
                <w:t xml:space="preserve"> </w:t>
              </w:r>
              <w:r w:rsidR="00086CD0">
                <w:rPr>
                  <w:b/>
                  <w:sz w:val="16"/>
                  <w:szCs w:val="16"/>
                </w:rPr>
                <w:lastRenderedPageBreak/>
                <w:t>Type</w:t>
              </w:r>
            </w:ins>
          </w:p>
        </w:tc>
        <w:tc>
          <w:tcPr>
            <w:tcW w:w="2358" w:type="dxa"/>
            <w:shd w:val="clear" w:color="auto" w:fill="auto"/>
          </w:tcPr>
          <w:p w14:paraId="46AE9D95" w14:textId="77777777" w:rsidR="004C40C9" w:rsidRPr="004C40C9" w:rsidRDefault="004C40C9" w:rsidP="003329BB">
            <w:pPr>
              <w:jc w:val="both"/>
              <w:rPr>
                <w:b/>
                <w:sz w:val="16"/>
                <w:szCs w:val="16"/>
              </w:rPr>
            </w:pPr>
            <w:r w:rsidRPr="004C40C9">
              <w:rPr>
                <w:b/>
                <w:sz w:val="16"/>
                <w:szCs w:val="16"/>
              </w:rPr>
              <w:lastRenderedPageBreak/>
              <w:t>Definition</w:t>
            </w:r>
          </w:p>
        </w:tc>
        <w:tc>
          <w:tcPr>
            <w:tcW w:w="1305" w:type="dxa"/>
            <w:shd w:val="clear" w:color="auto" w:fill="auto"/>
          </w:tcPr>
          <w:p w14:paraId="33E044E8" w14:textId="77777777" w:rsidR="004C40C9" w:rsidRPr="004C40C9" w:rsidRDefault="004C40C9" w:rsidP="003329BB">
            <w:pPr>
              <w:jc w:val="both"/>
              <w:rPr>
                <w:b/>
                <w:sz w:val="16"/>
                <w:szCs w:val="16"/>
              </w:rPr>
            </w:pPr>
            <w:r w:rsidRPr="004C40C9">
              <w:rPr>
                <w:b/>
                <w:sz w:val="16"/>
                <w:szCs w:val="16"/>
              </w:rPr>
              <w:t>Attributes</w:t>
            </w:r>
          </w:p>
        </w:tc>
        <w:tc>
          <w:tcPr>
            <w:tcW w:w="1063" w:type="dxa"/>
            <w:shd w:val="clear" w:color="auto" w:fill="auto"/>
          </w:tcPr>
          <w:p w14:paraId="3DC041B6" w14:textId="77777777" w:rsidR="004C40C9" w:rsidRPr="004C40C9" w:rsidRDefault="004C40C9" w:rsidP="003329BB">
            <w:pPr>
              <w:jc w:val="both"/>
              <w:rPr>
                <w:b/>
                <w:sz w:val="16"/>
                <w:szCs w:val="16"/>
              </w:rPr>
            </w:pPr>
            <w:r w:rsidRPr="004C40C9">
              <w:rPr>
                <w:b/>
                <w:sz w:val="16"/>
                <w:szCs w:val="16"/>
              </w:rPr>
              <w:t>Example</w:t>
            </w:r>
          </w:p>
        </w:tc>
        <w:tc>
          <w:tcPr>
            <w:tcW w:w="1139" w:type="dxa"/>
            <w:shd w:val="clear" w:color="auto" w:fill="auto"/>
          </w:tcPr>
          <w:p w14:paraId="13A5BD42" w14:textId="77777777" w:rsidR="004C40C9" w:rsidRPr="004C40C9" w:rsidRDefault="004C40C9" w:rsidP="003329BB">
            <w:pPr>
              <w:jc w:val="both"/>
              <w:rPr>
                <w:b/>
                <w:sz w:val="16"/>
                <w:szCs w:val="16"/>
              </w:rPr>
            </w:pPr>
            <w:r w:rsidRPr="004C40C9">
              <w:rPr>
                <w:b/>
                <w:sz w:val="16"/>
                <w:szCs w:val="16"/>
              </w:rPr>
              <w:t>Comment</w:t>
            </w:r>
          </w:p>
        </w:tc>
      </w:tr>
      <w:tr w:rsidR="004C40C9" w:rsidRPr="004C40C9" w14:paraId="6DDD6616" w14:textId="77777777" w:rsidTr="004C40C9">
        <w:trPr>
          <w:trHeight w:val="264"/>
        </w:trPr>
        <w:tc>
          <w:tcPr>
            <w:tcW w:w="1861" w:type="dxa"/>
            <w:shd w:val="clear" w:color="auto" w:fill="auto"/>
          </w:tcPr>
          <w:p w14:paraId="1C5B71CD" w14:textId="77777777" w:rsidR="004C40C9" w:rsidRPr="004C40C9" w:rsidRDefault="004C40C9" w:rsidP="003329BB">
            <w:pPr>
              <w:jc w:val="both"/>
              <w:rPr>
                <w:sz w:val="16"/>
                <w:szCs w:val="16"/>
              </w:rPr>
            </w:pPr>
            <w:r w:rsidRPr="004C40C9">
              <w:rPr>
                <w:sz w:val="16"/>
                <w:szCs w:val="16"/>
              </w:rPr>
              <w:lastRenderedPageBreak/>
              <w:t>CVTermType</w:t>
            </w:r>
          </w:p>
        </w:tc>
        <w:tc>
          <w:tcPr>
            <w:tcW w:w="2358" w:type="dxa"/>
            <w:shd w:val="clear" w:color="auto" w:fill="auto"/>
          </w:tcPr>
          <w:p w14:paraId="7B299531" w14:textId="1380B612" w:rsidR="004C40C9" w:rsidRPr="004C40C9" w:rsidRDefault="004C40C9" w:rsidP="007F322E">
            <w:pPr>
              <w:jc w:val="both"/>
              <w:rPr>
                <w:sz w:val="16"/>
                <w:szCs w:val="16"/>
              </w:rPr>
            </w:pPr>
            <w:del w:id="418" w:author="Michael Wilson" w:date="2013-11-03T20:33:00Z">
              <w:r w:rsidRPr="004C40C9" w:rsidDel="00086CD0">
                <w:rPr>
                  <w:sz w:val="16"/>
                  <w:szCs w:val="16"/>
                </w:rPr>
                <w:delText xml:space="preserve">This </w:delText>
              </w:r>
            </w:del>
            <w:ins w:id="419" w:author="Michael Wilson" w:date="2013-11-03T20:33:00Z">
              <w:r w:rsidR="00086CD0">
                <w:rPr>
                  <w:sz w:val="16"/>
                  <w:szCs w:val="16"/>
                </w:rPr>
                <w:t>E</w:t>
              </w:r>
            </w:ins>
            <w:del w:id="420" w:author="Michael Wilson" w:date="2013-11-03T20:33:00Z">
              <w:r w:rsidRPr="004C40C9" w:rsidDel="00086CD0">
                <w:rPr>
                  <w:sz w:val="16"/>
                  <w:szCs w:val="16"/>
                </w:rPr>
                <w:delText>e</w:delText>
              </w:r>
            </w:del>
            <w:r w:rsidRPr="004C40C9">
              <w:rPr>
                <w:sz w:val="16"/>
                <w:szCs w:val="16"/>
              </w:rPr>
              <w:t>lement</w:t>
            </w:r>
            <w:ins w:id="421" w:author="Michael Wilson" w:date="2013-11-03T20:33:00Z">
              <w:r w:rsidR="00086CD0">
                <w:rPr>
                  <w:sz w:val="16"/>
                  <w:szCs w:val="16"/>
                </w:rPr>
                <w:t>s of this type</w:t>
              </w:r>
            </w:ins>
            <w:r w:rsidRPr="004C40C9">
              <w:rPr>
                <w:sz w:val="16"/>
                <w:szCs w:val="16"/>
              </w:rPr>
              <w:t xml:space="preserve"> hold</w:t>
            </w:r>
            <w:del w:id="422" w:author="Michael Wilson" w:date="2013-11-03T20:34:00Z">
              <w:r w:rsidRPr="004C40C9" w:rsidDel="00086CD0">
                <w:rPr>
                  <w:sz w:val="16"/>
                  <w:szCs w:val="16"/>
                </w:rPr>
                <w:delText>s</w:delText>
              </w:r>
            </w:del>
            <w:r w:rsidRPr="004C40C9">
              <w:rPr>
                <w:sz w:val="16"/>
                <w:szCs w:val="16"/>
              </w:rPr>
              <w:t xml:space="preserve"> </w:t>
            </w:r>
            <w:del w:id="423" w:author="Michael Wilson" w:date="2013-11-03T20:43:00Z">
              <w:r w:rsidRPr="004C40C9" w:rsidDel="007F322E">
                <w:rPr>
                  <w:sz w:val="16"/>
                  <w:szCs w:val="16"/>
                </w:rPr>
                <w:delText xml:space="preserve">additional data or </w:delText>
              </w:r>
            </w:del>
            <w:r w:rsidRPr="004C40C9">
              <w:rPr>
                <w:sz w:val="16"/>
                <w:szCs w:val="16"/>
              </w:rPr>
              <w:t xml:space="preserve">annotation as a simple CV term with no further values (Parameters) associated with it. </w:t>
            </w:r>
            <w:ins w:id="424" w:author="Michael Wilson" w:date="2013-11-03T20:42:00Z">
              <w:r w:rsidR="007F322E">
                <w:rPr>
                  <w:sz w:val="16"/>
                  <w:szCs w:val="16"/>
                </w:rPr>
                <w:t xml:space="preserve">The </w:t>
              </w:r>
            </w:ins>
            <w:ins w:id="425" w:author="Michael Wilson" w:date="2013-11-03T20:50:00Z">
              <w:r w:rsidR="007F322E">
                <w:rPr>
                  <w:sz w:val="16"/>
                  <w:szCs w:val="16"/>
                </w:rPr>
                <w:t>“</w:t>
              </w:r>
            </w:ins>
            <w:ins w:id="426" w:author="Michael Wilson" w:date="2013-11-03T20:42:00Z">
              <w:r w:rsidR="007F322E">
                <w:rPr>
                  <w:sz w:val="16"/>
                  <w:szCs w:val="16"/>
                </w:rPr>
                <w:t>CVRef</w:t>
              </w:r>
            </w:ins>
            <w:ins w:id="427" w:author="Michael Wilson" w:date="2013-11-03T20:50:00Z">
              <w:r w:rsidR="007F322E">
                <w:rPr>
                  <w:sz w:val="16"/>
                  <w:szCs w:val="16"/>
                </w:rPr>
                <w:t>” attubte</w:t>
              </w:r>
            </w:ins>
            <w:ins w:id="428" w:author="Michael Wilson" w:date="2013-11-03T20:42:00Z">
              <w:r w:rsidR="007F322E">
                <w:rPr>
                  <w:sz w:val="16"/>
                  <w:szCs w:val="16"/>
                </w:rPr>
                <w:t xml:space="preserve"> contains an id unique to the XML instance that is defined </w:t>
              </w:r>
            </w:ins>
            <w:ins w:id="429" w:author="Michael Wilson" w:date="2013-11-03T20:47:00Z">
              <w:r w:rsidR="007F322E">
                <w:rPr>
                  <w:sz w:val="16"/>
                  <w:szCs w:val="16"/>
                </w:rPr>
                <w:t>in</w:t>
              </w:r>
            </w:ins>
            <w:ins w:id="430" w:author="Michael Wilson" w:date="2013-11-03T20:42:00Z">
              <w:r w:rsidR="007F322E">
                <w:rPr>
                  <w:sz w:val="16"/>
                  <w:szCs w:val="16"/>
                </w:rPr>
                <w:t xml:space="preserve"> the</w:t>
              </w:r>
            </w:ins>
            <w:ins w:id="431" w:author="Michael Wilson" w:date="2013-11-03T20:47:00Z">
              <w:r w:rsidR="007F322E">
                <w:rPr>
                  <w:sz w:val="16"/>
                  <w:szCs w:val="16"/>
                </w:rPr>
                <w:t xml:space="preserve"> cvList element. This allows for multiple CVs to be referenced unambiguously. The </w:t>
              </w:r>
            </w:ins>
            <w:ins w:id="432" w:author="Michael Wilson" w:date="2013-11-03T20:50:00Z">
              <w:r w:rsidR="007F322E">
                <w:rPr>
                  <w:sz w:val="16"/>
                  <w:szCs w:val="16"/>
                </w:rPr>
                <w:t>“</w:t>
              </w:r>
            </w:ins>
            <w:ins w:id="433" w:author="Michael Wilson" w:date="2013-11-03T20:47:00Z">
              <w:r w:rsidR="007F322E">
                <w:rPr>
                  <w:sz w:val="16"/>
                  <w:szCs w:val="16"/>
                </w:rPr>
                <w:t>accession</w:t>
              </w:r>
            </w:ins>
            <w:ins w:id="434" w:author="Michael Wilson" w:date="2013-11-03T20:50:00Z">
              <w:r w:rsidR="007F322E">
                <w:rPr>
                  <w:sz w:val="16"/>
                  <w:szCs w:val="16"/>
                </w:rPr>
                <w:t>”</w:t>
              </w:r>
            </w:ins>
            <w:ins w:id="435" w:author="Michael Wilson" w:date="2013-11-03T20:47:00Z">
              <w:r w:rsidR="007F322E">
                <w:rPr>
                  <w:sz w:val="16"/>
                  <w:szCs w:val="16"/>
                </w:rPr>
                <w:t xml:space="preserve"> attribute </w:t>
              </w:r>
            </w:ins>
            <w:ins w:id="436" w:author="Michael Wilson" w:date="2013-11-03T20:48:00Z">
              <w:r w:rsidR="007F322E">
                <w:rPr>
                  <w:sz w:val="16"/>
                  <w:szCs w:val="16"/>
                </w:rPr>
                <w:t>contains</w:t>
              </w:r>
            </w:ins>
            <w:ins w:id="437" w:author="Michael Wilson" w:date="2013-11-03T20:47:00Z">
              <w:r w:rsidR="007F322E">
                <w:rPr>
                  <w:sz w:val="16"/>
                  <w:szCs w:val="16"/>
                </w:rPr>
                <w:t xml:space="preserve"> </w:t>
              </w:r>
            </w:ins>
            <w:ins w:id="438" w:author="Michael Wilson" w:date="2013-11-03T20:48:00Z">
              <w:r w:rsidR="007F322E">
                <w:rPr>
                  <w:sz w:val="16"/>
                  <w:szCs w:val="16"/>
                </w:rPr>
                <w:t xml:space="preserve">the ID of the CVterm which is unique within the CV. The </w:t>
              </w:r>
            </w:ins>
            <w:ins w:id="439" w:author="Michael Wilson" w:date="2013-11-03T20:49:00Z">
              <w:r w:rsidR="007F322E">
                <w:rPr>
                  <w:sz w:val="16"/>
                  <w:szCs w:val="16"/>
                </w:rPr>
                <w:t>“</w:t>
              </w:r>
            </w:ins>
            <w:ins w:id="440" w:author="Michael Wilson" w:date="2013-11-03T20:48:00Z">
              <w:r w:rsidR="007F322E">
                <w:rPr>
                  <w:sz w:val="16"/>
                  <w:szCs w:val="16"/>
                </w:rPr>
                <w:t>name</w:t>
              </w:r>
            </w:ins>
            <w:ins w:id="441" w:author="Michael Wilson" w:date="2013-11-03T20:49:00Z">
              <w:r w:rsidR="007F322E">
                <w:rPr>
                  <w:sz w:val="16"/>
                  <w:szCs w:val="16"/>
                </w:rPr>
                <w:t>”</w:t>
              </w:r>
            </w:ins>
            <w:ins w:id="442" w:author="Michael Wilson" w:date="2013-11-03T20:48:00Z">
              <w:r w:rsidR="007F322E">
                <w:rPr>
                  <w:sz w:val="16"/>
                  <w:szCs w:val="16"/>
                </w:rPr>
                <w:t xml:space="preserve"> attribute contains the term which allows </w:t>
              </w:r>
            </w:ins>
            <w:ins w:id="443" w:author="Michael Wilson" w:date="2013-11-03T20:49:00Z">
              <w:r w:rsidR="007F322E">
                <w:rPr>
                  <w:sz w:val="16"/>
                  <w:szCs w:val="16"/>
                </w:rPr>
                <w:t>using</w:t>
              </w:r>
            </w:ins>
            <w:ins w:id="444" w:author="Michael Wilson" w:date="2013-11-03T20:48:00Z">
              <w:r w:rsidR="007F322E">
                <w:rPr>
                  <w:sz w:val="16"/>
                  <w:szCs w:val="16"/>
                </w:rPr>
                <w:t xml:space="preserve"> the term </w:t>
              </w:r>
            </w:ins>
            <w:ins w:id="445" w:author="Michael Wilson" w:date="2013-11-03T20:49:00Z">
              <w:r w:rsidR="007F322E">
                <w:rPr>
                  <w:sz w:val="16"/>
                  <w:szCs w:val="16"/>
                </w:rPr>
                <w:t xml:space="preserve">in a program (for example displaying it to a user) </w:t>
              </w:r>
            </w:ins>
            <w:ins w:id="446" w:author="Michael Wilson" w:date="2013-11-03T20:48:00Z">
              <w:r w:rsidR="007F322E">
                <w:rPr>
                  <w:sz w:val="16"/>
                  <w:szCs w:val="16"/>
                </w:rPr>
                <w:t>without requiring the CV file to be downloaded</w:t>
              </w:r>
            </w:ins>
            <w:ins w:id="447" w:author="Michael Wilson" w:date="2013-11-03T20:49:00Z">
              <w:r w:rsidR="007F322E">
                <w:rPr>
                  <w:sz w:val="16"/>
                  <w:szCs w:val="16"/>
                </w:rPr>
                <w:t xml:space="preserve"> and parsed.</w:t>
              </w:r>
            </w:ins>
            <w:ins w:id="448" w:author="Michael Wilson" w:date="2013-11-03T20:48:00Z">
              <w:r w:rsidR="007F322E">
                <w:rPr>
                  <w:sz w:val="16"/>
                  <w:szCs w:val="16"/>
                </w:rPr>
                <w:t xml:space="preserve"> </w:t>
              </w:r>
            </w:ins>
            <w:ins w:id="449" w:author="Michael Wilson" w:date="2013-11-03T20:42:00Z">
              <w:r w:rsidR="007F322E">
                <w:rPr>
                  <w:sz w:val="16"/>
                  <w:szCs w:val="16"/>
                </w:rPr>
                <w:t xml:space="preserve"> </w:t>
              </w:r>
            </w:ins>
            <w:r w:rsidRPr="004C40C9">
              <w:rPr>
                <w:sz w:val="16"/>
                <w:szCs w:val="16"/>
              </w:rPr>
              <w:t xml:space="preserve">Only controlled CV terms </w:t>
            </w:r>
            <w:del w:id="450" w:author="Michael Wilson" w:date="2013-11-03T20:36:00Z">
              <w:r w:rsidRPr="004C40C9" w:rsidDel="00086CD0">
                <w:rPr>
                  <w:sz w:val="16"/>
                  <w:szCs w:val="16"/>
                </w:rPr>
                <w:delText xml:space="preserve">values </w:delText>
              </w:r>
            </w:del>
            <w:r w:rsidRPr="004C40C9">
              <w:rPr>
                <w:sz w:val="16"/>
                <w:szCs w:val="16"/>
              </w:rPr>
              <w:t>are allowed here.</w:t>
            </w:r>
          </w:p>
        </w:tc>
        <w:tc>
          <w:tcPr>
            <w:tcW w:w="1305" w:type="dxa"/>
            <w:shd w:val="clear" w:color="auto" w:fill="auto"/>
          </w:tcPr>
          <w:p w14:paraId="054D8332" w14:textId="77777777" w:rsidR="004C40C9" w:rsidRPr="004C40C9" w:rsidRDefault="004C40C9" w:rsidP="003329BB">
            <w:pPr>
              <w:jc w:val="both"/>
              <w:rPr>
                <w:sz w:val="16"/>
                <w:szCs w:val="16"/>
              </w:rPr>
            </w:pPr>
            <w:r w:rsidRPr="004C40C9">
              <w:rPr>
                <w:sz w:val="16"/>
                <w:szCs w:val="16"/>
              </w:rPr>
              <w:t>CVRef, accession, name</w:t>
            </w:r>
          </w:p>
        </w:tc>
        <w:tc>
          <w:tcPr>
            <w:tcW w:w="1063" w:type="dxa"/>
            <w:shd w:val="clear" w:color="auto" w:fill="auto"/>
          </w:tcPr>
          <w:p w14:paraId="09AEDB86" w14:textId="77777777" w:rsidR="004C40C9" w:rsidRPr="004C40C9" w:rsidRDefault="004C40C9" w:rsidP="003329BB">
            <w:pPr>
              <w:jc w:val="both"/>
              <w:rPr>
                <w:color w:val="FF0000"/>
                <w:sz w:val="16"/>
                <w:szCs w:val="16"/>
              </w:rPr>
            </w:pPr>
            <w:r>
              <w:rPr>
                <w:color w:val="FF0000"/>
                <w:sz w:val="16"/>
                <w:szCs w:val="16"/>
              </w:rPr>
              <w:t>DO WE NEED THE LAST TWO COLUMNS ?</w:t>
            </w:r>
          </w:p>
        </w:tc>
        <w:tc>
          <w:tcPr>
            <w:tcW w:w="1139" w:type="dxa"/>
            <w:shd w:val="clear" w:color="auto" w:fill="auto"/>
          </w:tcPr>
          <w:p w14:paraId="14286CAA" w14:textId="77777777" w:rsidR="004C40C9" w:rsidRPr="004C40C9" w:rsidRDefault="004C40C9" w:rsidP="003329BB">
            <w:pPr>
              <w:jc w:val="both"/>
              <w:rPr>
                <w:sz w:val="16"/>
                <w:szCs w:val="16"/>
              </w:rPr>
            </w:pPr>
          </w:p>
        </w:tc>
      </w:tr>
      <w:tr w:rsidR="004C40C9" w:rsidRPr="004C40C9" w14:paraId="16BA687E" w14:textId="77777777" w:rsidTr="004C40C9">
        <w:trPr>
          <w:trHeight w:val="264"/>
        </w:trPr>
        <w:tc>
          <w:tcPr>
            <w:tcW w:w="1861" w:type="dxa"/>
            <w:shd w:val="clear" w:color="auto" w:fill="auto"/>
          </w:tcPr>
          <w:p w14:paraId="61A239E6" w14:textId="77777777" w:rsidR="004C40C9" w:rsidRPr="004C40C9" w:rsidRDefault="004C40C9" w:rsidP="003329BB">
            <w:pPr>
              <w:jc w:val="both"/>
              <w:rPr>
                <w:sz w:val="16"/>
                <w:szCs w:val="16"/>
              </w:rPr>
            </w:pPr>
            <w:r w:rsidRPr="004C40C9">
              <w:rPr>
                <w:sz w:val="16"/>
                <w:szCs w:val="16"/>
              </w:rPr>
              <w:t>CVParamType</w:t>
            </w:r>
          </w:p>
        </w:tc>
        <w:tc>
          <w:tcPr>
            <w:tcW w:w="2358" w:type="dxa"/>
            <w:shd w:val="clear" w:color="auto" w:fill="auto"/>
          </w:tcPr>
          <w:p w14:paraId="27941994" w14:textId="2456B2B3" w:rsidR="004C40C9" w:rsidRPr="004C40C9" w:rsidRDefault="00086CD0" w:rsidP="00256993">
            <w:pPr>
              <w:jc w:val="both"/>
              <w:rPr>
                <w:sz w:val="16"/>
                <w:szCs w:val="16"/>
              </w:rPr>
            </w:pPr>
            <w:ins w:id="451" w:author="Michael Wilson" w:date="2013-11-03T20:34:00Z">
              <w:r>
                <w:rPr>
                  <w:sz w:val="16"/>
                  <w:szCs w:val="16"/>
                </w:rPr>
                <w:t>E</w:t>
              </w:r>
              <w:r w:rsidRPr="004C40C9">
                <w:rPr>
                  <w:sz w:val="16"/>
                  <w:szCs w:val="16"/>
                </w:rPr>
                <w:t>lement</w:t>
              </w:r>
              <w:r>
                <w:rPr>
                  <w:sz w:val="16"/>
                  <w:szCs w:val="16"/>
                </w:rPr>
                <w:t>s of this type</w:t>
              </w:r>
              <w:r w:rsidRPr="004C40C9">
                <w:rPr>
                  <w:sz w:val="16"/>
                  <w:szCs w:val="16"/>
                </w:rPr>
                <w:t xml:space="preserve"> </w:t>
              </w:r>
            </w:ins>
            <w:del w:id="452" w:author="Michael Wilson" w:date="2013-11-03T20:34:00Z">
              <w:r w:rsidR="004C40C9" w:rsidRPr="004C40C9" w:rsidDel="00086CD0">
                <w:rPr>
                  <w:sz w:val="16"/>
                  <w:szCs w:val="16"/>
                </w:rPr>
                <w:delText xml:space="preserve">This element </w:delText>
              </w:r>
            </w:del>
            <w:r w:rsidR="004C40C9" w:rsidRPr="004C40C9">
              <w:rPr>
                <w:sz w:val="16"/>
                <w:szCs w:val="16"/>
              </w:rPr>
              <w:t>hold</w:t>
            </w:r>
            <w:del w:id="453" w:author="Michael Wilson" w:date="2013-11-03T20:34:00Z">
              <w:r w:rsidR="004C40C9" w:rsidRPr="004C40C9" w:rsidDel="00086CD0">
                <w:rPr>
                  <w:sz w:val="16"/>
                  <w:szCs w:val="16"/>
                </w:rPr>
                <w:delText>s</w:delText>
              </w:r>
            </w:del>
            <w:r w:rsidR="004C40C9" w:rsidRPr="004C40C9">
              <w:rPr>
                <w:sz w:val="16"/>
                <w:szCs w:val="16"/>
              </w:rPr>
              <w:t xml:space="preserve"> additional data or annotation. In contrast to CVTermType, here a </w:t>
            </w:r>
            <w:del w:id="454" w:author="Michael Wilson" w:date="2013-11-03T20:37:00Z">
              <w:r w:rsidR="004C40C9" w:rsidRPr="004C40C9" w:rsidDel="00086CD0">
                <w:rPr>
                  <w:sz w:val="16"/>
                  <w:szCs w:val="16"/>
                </w:rPr>
                <w:delText xml:space="preserve">pair of </w:delText>
              </w:r>
            </w:del>
            <w:r w:rsidR="004C40C9" w:rsidRPr="004C40C9">
              <w:rPr>
                <w:sz w:val="16"/>
                <w:szCs w:val="16"/>
              </w:rPr>
              <w:t xml:space="preserve">CV term plus a value </w:t>
            </w:r>
            <w:del w:id="455" w:author="Michael Wilson" w:date="2013-11-03T20:55:00Z">
              <w:r w:rsidR="004C40C9" w:rsidRPr="004C40C9" w:rsidDel="00256993">
                <w:rPr>
                  <w:sz w:val="16"/>
                  <w:szCs w:val="16"/>
                </w:rPr>
                <w:delText xml:space="preserve">(=Parameter) </w:delText>
              </w:r>
            </w:del>
            <w:r w:rsidR="004C40C9" w:rsidRPr="004C40C9">
              <w:rPr>
                <w:sz w:val="16"/>
                <w:szCs w:val="16"/>
              </w:rPr>
              <w:t xml:space="preserve">is captured. Only controlled </w:t>
            </w:r>
            <w:del w:id="456" w:author="Michael Wilson" w:date="2013-11-03T20:38:00Z">
              <w:r w:rsidR="004C40C9" w:rsidRPr="004C40C9" w:rsidDel="00086CD0">
                <w:rPr>
                  <w:sz w:val="16"/>
                  <w:szCs w:val="16"/>
                </w:rPr>
                <w:delText xml:space="preserve">values </w:delText>
              </w:r>
            </w:del>
            <w:ins w:id="457" w:author="Michael Wilson" w:date="2013-11-03T20:38:00Z">
              <w:r>
                <w:rPr>
                  <w:sz w:val="16"/>
                  <w:szCs w:val="16"/>
                </w:rPr>
                <w:t>terms</w:t>
              </w:r>
              <w:r w:rsidRPr="004C40C9">
                <w:rPr>
                  <w:sz w:val="16"/>
                  <w:szCs w:val="16"/>
                </w:rPr>
                <w:t xml:space="preserve"> </w:t>
              </w:r>
            </w:ins>
            <w:r w:rsidR="004C40C9" w:rsidRPr="004C40C9">
              <w:rPr>
                <w:sz w:val="16"/>
                <w:szCs w:val="16"/>
              </w:rPr>
              <w:t>are allowed</w:t>
            </w:r>
            <w:del w:id="458" w:author="Michael Wilson" w:date="2013-11-03T20:38:00Z">
              <w:r w:rsidR="004C40C9" w:rsidRPr="004C40C9" w:rsidDel="00086CD0">
                <w:rPr>
                  <w:sz w:val="16"/>
                  <w:szCs w:val="16"/>
                </w:rPr>
                <w:delText xml:space="preserve"> here</w:delText>
              </w:r>
            </w:del>
            <w:r w:rsidR="004C40C9" w:rsidRPr="004C40C9">
              <w:rPr>
                <w:sz w:val="16"/>
                <w:szCs w:val="16"/>
              </w:rPr>
              <w:t>.</w:t>
            </w:r>
          </w:p>
        </w:tc>
        <w:tc>
          <w:tcPr>
            <w:tcW w:w="1305" w:type="dxa"/>
            <w:shd w:val="clear" w:color="auto" w:fill="auto"/>
          </w:tcPr>
          <w:p w14:paraId="77A60141" w14:textId="77777777" w:rsidR="004C40C9" w:rsidRPr="004C40C9" w:rsidRDefault="004C40C9" w:rsidP="003329BB">
            <w:pPr>
              <w:jc w:val="both"/>
              <w:rPr>
                <w:sz w:val="16"/>
                <w:szCs w:val="16"/>
              </w:rPr>
            </w:pPr>
            <w:r w:rsidRPr="004C40C9">
              <w:rPr>
                <w:sz w:val="16"/>
                <w:szCs w:val="16"/>
              </w:rPr>
              <w:t>CVRef, accession, name, value</w:t>
            </w:r>
          </w:p>
        </w:tc>
        <w:tc>
          <w:tcPr>
            <w:tcW w:w="1063" w:type="dxa"/>
            <w:shd w:val="clear" w:color="auto" w:fill="auto"/>
          </w:tcPr>
          <w:p w14:paraId="368B072F" w14:textId="77777777" w:rsidR="004C40C9" w:rsidRPr="004C40C9" w:rsidRDefault="004C40C9" w:rsidP="003329BB">
            <w:pPr>
              <w:jc w:val="both"/>
              <w:rPr>
                <w:sz w:val="16"/>
                <w:szCs w:val="16"/>
              </w:rPr>
            </w:pPr>
          </w:p>
        </w:tc>
        <w:tc>
          <w:tcPr>
            <w:tcW w:w="1139" w:type="dxa"/>
            <w:shd w:val="clear" w:color="auto" w:fill="auto"/>
          </w:tcPr>
          <w:p w14:paraId="0E9F778F" w14:textId="77777777" w:rsidR="004C40C9" w:rsidRPr="004C40C9" w:rsidRDefault="004C40C9" w:rsidP="003329BB">
            <w:pPr>
              <w:jc w:val="both"/>
              <w:rPr>
                <w:sz w:val="16"/>
                <w:szCs w:val="16"/>
              </w:rPr>
            </w:pPr>
          </w:p>
        </w:tc>
      </w:tr>
      <w:tr w:rsidR="004C40C9" w:rsidRPr="004C40C9" w14:paraId="17CC77C3" w14:textId="77777777" w:rsidTr="004C40C9">
        <w:trPr>
          <w:trHeight w:val="264"/>
        </w:trPr>
        <w:tc>
          <w:tcPr>
            <w:tcW w:w="1861" w:type="dxa"/>
            <w:shd w:val="clear" w:color="auto" w:fill="auto"/>
          </w:tcPr>
          <w:p w14:paraId="08475E74" w14:textId="77777777" w:rsidR="004C40C9" w:rsidRPr="004C40C9" w:rsidRDefault="004C40C9" w:rsidP="003329BB">
            <w:pPr>
              <w:jc w:val="both"/>
              <w:rPr>
                <w:sz w:val="16"/>
                <w:szCs w:val="16"/>
              </w:rPr>
            </w:pPr>
            <w:r w:rsidRPr="004C40C9">
              <w:rPr>
                <w:sz w:val="16"/>
                <w:szCs w:val="16"/>
              </w:rPr>
              <w:t>CVParamWithUnitType</w:t>
            </w:r>
          </w:p>
        </w:tc>
        <w:tc>
          <w:tcPr>
            <w:tcW w:w="2358" w:type="dxa"/>
            <w:shd w:val="clear" w:color="auto" w:fill="auto"/>
          </w:tcPr>
          <w:p w14:paraId="34FF2FDB" w14:textId="5EDD1010" w:rsidR="004C40C9" w:rsidRPr="004C40C9" w:rsidRDefault="00256993" w:rsidP="00256993">
            <w:pPr>
              <w:jc w:val="both"/>
              <w:rPr>
                <w:sz w:val="16"/>
                <w:szCs w:val="16"/>
              </w:rPr>
            </w:pPr>
            <w:ins w:id="459" w:author="Michael Wilson" w:date="2013-11-03T20:54:00Z">
              <w:r>
                <w:rPr>
                  <w:sz w:val="16"/>
                  <w:szCs w:val="16"/>
                </w:rPr>
                <w:t>E</w:t>
              </w:r>
              <w:r w:rsidRPr="004C40C9">
                <w:rPr>
                  <w:sz w:val="16"/>
                  <w:szCs w:val="16"/>
                </w:rPr>
                <w:t>lement</w:t>
              </w:r>
              <w:r>
                <w:rPr>
                  <w:sz w:val="16"/>
                  <w:szCs w:val="16"/>
                </w:rPr>
                <w:t>s of this type</w:t>
              </w:r>
              <w:r w:rsidRPr="004C40C9">
                <w:rPr>
                  <w:sz w:val="16"/>
                  <w:szCs w:val="16"/>
                </w:rPr>
                <w:t xml:space="preserve"> hold </w:t>
              </w:r>
            </w:ins>
            <w:ins w:id="460" w:author="Michael Wilson" w:date="2013-11-03T21:01:00Z">
              <w:r>
                <w:rPr>
                  <w:sz w:val="16"/>
                  <w:szCs w:val="16"/>
                </w:rPr>
                <w:t xml:space="preserve">controlled </w:t>
              </w:r>
            </w:ins>
            <w:del w:id="461" w:author="Michael Wilson" w:date="2013-11-03T20:54:00Z">
              <w:r w:rsidR="004C40C9" w:rsidRPr="004C40C9" w:rsidDel="00256993">
                <w:rPr>
                  <w:sz w:val="16"/>
                  <w:szCs w:val="16"/>
                </w:rPr>
                <w:delText xml:space="preserve">This element holds </w:delText>
              </w:r>
            </w:del>
            <w:del w:id="462" w:author="Michael Wilson" w:date="2013-11-03T21:00:00Z">
              <w:r w:rsidR="004C40C9" w:rsidRPr="004C40C9" w:rsidDel="00256993">
                <w:rPr>
                  <w:sz w:val="16"/>
                  <w:szCs w:val="16"/>
                </w:rPr>
                <w:delText>additional data or annotation</w:delText>
              </w:r>
            </w:del>
            <w:ins w:id="463" w:author="Michael Wilson" w:date="2013-11-03T21:00:00Z">
              <w:r>
                <w:rPr>
                  <w:sz w:val="16"/>
                  <w:szCs w:val="16"/>
                </w:rPr>
                <w:t xml:space="preserve"> term describing a par</w:t>
              </w:r>
            </w:ins>
            <w:ins w:id="464" w:author="Michael Wilson" w:date="2013-11-03T21:01:00Z">
              <w:r>
                <w:rPr>
                  <w:sz w:val="16"/>
                  <w:szCs w:val="16"/>
                </w:rPr>
                <w:t xml:space="preserve">ameter, as well as </w:t>
              </w:r>
              <w:r w:rsidR="003539B2">
                <w:rPr>
                  <w:sz w:val="16"/>
                  <w:szCs w:val="16"/>
                </w:rPr>
                <w:t>a value and a description of the unit the value is recorded in</w:t>
              </w:r>
            </w:ins>
            <w:r w:rsidR="004C40C9" w:rsidRPr="004C40C9">
              <w:rPr>
                <w:sz w:val="16"/>
                <w:szCs w:val="16"/>
              </w:rPr>
              <w:t>. Only controlled values are allowed here.</w:t>
            </w:r>
            <w:ins w:id="465" w:author="Michael Wilson" w:date="2013-11-03T21:00:00Z">
              <w:r>
                <w:rPr>
                  <w:sz w:val="16"/>
                  <w:szCs w:val="16"/>
                </w:rPr>
                <w:t xml:space="preserve"> The ‘unitAccession’, ‘unitName’ and ‘unitCvRef’ attributes are used in the same way to describe the unit as the ‘accession’, ‘name’ and ‘cvRef’ terms are used to describe other CVTerms.</w:t>
              </w:r>
            </w:ins>
            <w:ins w:id="466" w:author="Michael Wilson" w:date="2013-11-03T21:01:00Z">
              <w:r w:rsidR="003539B2">
                <w:rPr>
                  <w:sz w:val="16"/>
                  <w:szCs w:val="16"/>
                </w:rPr>
                <w:t xml:space="preserve"> The unit ontology is typically used to provide the terms for the unit.</w:t>
              </w:r>
            </w:ins>
          </w:p>
        </w:tc>
        <w:tc>
          <w:tcPr>
            <w:tcW w:w="1305" w:type="dxa"/>
            <w:shd w:val="clear" w:color="auto" w:fill="auto"/>
          </w:tcPr>
          <w:p w14:paraId="3CDBA260" w14:textId="77777777" w:rsidR="004C40C9" w:rsidRPr="004C40C9" w:rsidRDefault="004C40C9" w:rsidP="003329BB">
            <w:pPr>
              <w:jc w:val="both"/>
              <w:rPr>
                <w:sz w:val="16"/>
                <w:szCs w:val="16"/>
              </w:rPr>
            </w:pPr>
            <w:r w:rsidRPr="004C40C9">
              <w:rPr>
                <w:sz w:val="16"/>
                <w:szCs w:val="16"/>
              </w:rPr>
              <w:t>CVRef, accession, name, value, unitCVRef, unitAccession, unitName</w:t>
            </w:r>
          </w:p>
        </w:tc>
        <w:tc>
          <w:tcPr>
            <w:tcW w:w="1063" w:type="dxa"/>
            <w:shd w:val="clear" w:color="auto" w:fill="auto"/>
          </w:tcPr>
          <w:p w14:paraId="50F11118" w14:textId="77777777" w:rsidR="004C40C9" w:rsidRPr="004C40C9" w:rsidRDefault="004C40C9" w:rsidP="003329BB">
            <w:pPr>
              <w:jc w:val="both"/>
              <w:rPr>
                <w:sz w:val="16"/>
                <w:szCs w:val="16"/>
              </w:rPr>
            </w:pPr>
          </w:p>
        </w:tc>
        <w:tc>
          <w:tcPr>
            <w:tcW w:w="1139" w:type="dxa"/>
            <w:shd w:val="clear" w:color="auto" w:fill="auto"/>
          </w:tcPr>
          <w:p w14:paraId="4B29A5DA" w14:textId="77777777" w:rsidR="004C40C9" w:rsidRPr="004C40C9" w:rsidRDefault="004C40C9" w:rsidP="003329BB">
            <w:pPr>
              <w:jc w:val="both"/>
              <w:rPr>
                <w:sz w:val="16"/>
                <w:szCs w:val="16"/>
              </w:rPr>
            </w:pPr>
          </w:p>
        </w:tc>
      </w:tr>
      <w:tr w:rsidR="004C40C9" w:rsidRPr="004C40C9" w14:paraId="2C3C22AE" w14:textId="77777777" w:rsidTr="004C40C9">
        <w:trPr>
          <w:trHeight w:val="264"/>
        </w:trPr>
        <w:tc>
          <w:tcPr>
            <w:tcW w:w="1861" w:type="dxa"/>
            <w:shd w:val="clear" w:color="auto" w:fill="auto"/>
          </w:tcPr>
          <w:p w14:paraId="1A1B25F8" w14:textId="77777777" w:rsidR="004C40C9" w:rsidRPr="004C40C9" w:rsidRDefault="004C40C9" w:rsidP="003329BB">
            <w:pPr>
              <w:jc w:val="both"/>
              <w:rPr>
                <w:sz w:val="16"/>
                <w:szCs w:val="16"/>
              </w:rPr>
            </w:pPr>
            <w:r w:rsidRPr="004C40C9">
              <w:rPr>
                <w:sz w:val="16"/>
                <w:szCs w:val="16"/>
              </w:rPr>
              <w:t>ValueWithUnitType</w:t>
            </w:r>
          </w:p>
        </w:tc>
        <w:tc>
          <w:tcPr>
            <w:tcW w:w="2358" w:type="dxa"/>
            <w:shd w:val="clear" w:color="auto" w:fill="auto"/>
          </w:tcPr>
          <w:p w14:paraId="1E8C626E" w14:textId="42B2B9E9" w:rsidR="004C40C9" w:rsidRPr="004C40C9" w:rsidRDefault="00256993" w:rsidP="003539B2">
            <w:pPr>
              <w:jc w:val="both"/>
              <w:rPr>
                <w:sz w:val="16"/>
                <w:szCs w:val="16"/>
              </w:rPr>
            </w:pPr>
            <w:ins w:id="467" w:author="Michael Wilson" w:date="2013-11-03T20:54:00Z">
              <w:r>
                <w:rPr>
                  <w:sz w:val="16"/>
                  <w:szCs w:val="16"/>
                </w:rPr>
                <w:t>E</w:t>
              </w:r>
              <w:r w:rsidRPr="004C40C9">
                <w:rPr>
                  <w:sz w:val="16"/>
                  <w:szCs w:val="16"/>
                </w:rPr>
                <w:t>lement</w:t>
              </w:r>
              <w:r>
                <w:rPr>
                  <w:sz w:val="16"/>
                  <w:szCs w:val="16"/>
                </w:rPr>
                <w:t>s of this type</w:t>
              </w:r>
              <w:r w:rsidRPr="004C40C9">
                <w:rPr>
                  <w:sz w:val="16"/>
                  <w:szCs w:val="16"/>
                </w:rPr>
                <w:t xml:space="preserve"> hold </w:t>
              </w:r>
            </w:ins>
            <w:del w:id="468" w:author="Michael Wilson" w:date="2013-11-03T20:54:00Z">
              <w:r w:rsidR="004C40C9" w:rsidRPr="004C40C9" w:rsidDel="00256993">
                <w:rPr>
                  <w:sz w:val="16"/>
                  <w:szCs w:val="16"/>
                </w:rPr>
                <w:delText xml:space="preserve">This element holds </w:delText>
              </w:r>
            </w:del>
            <w:del w:id="469" w:author="Michael Wilson" w:date="2013-11-03T20:56:00Z">
              <w:r w:rsidR="004C40C9" w:rsidRPr="004C40C9" w:rsidDel="00256993">
                <w:rPr>
                  <w:sz w:val="16"/>
                  <w:szCs w:val="16"/>
                </w:rPr>
                <w:delText>additional data or annotation. Only controlled values are allowed here.</w:delText>
              </w:r>
            </w:del>
            <w:ins w:id="470" w:author="Michael Wilson" w:date="2013-11-03T20:56:00Z">
              <w:r>
                <w:rPr>
                  <w:sz w:val="16"/>
                  <w:szCs w:val="16"/>
                </w:rPr>
                <w:t>a value and a reference to the unit the value is recorded in</w:t>
              </w:r>
            </w:ins>
            <w:ins w:id="471" w:author="Michael Wilson" w:date="2013-11-03T20:57:00Z">
              <w:r w:rsidR="003539B2">
                <w:rPr>
                  <w:sz w:val="16"/>
                  <w:szCs w:val="16"/>
                </w:rPr>
                <w:t xml:space="preserve">, but </w:t>
              </w:r>
            </w:ins>
            <w:ins w:id="472" w:author="Michael Wilson" w:date="2013-11-03T21:07:00Z">
              <w:r w:rsidR="003539B2">
                <w:rPr>
                  <w:sz w:val="16"/>
                  <w:szCs w:val="16"/>
                </w:rPr>
                <w:t>is used in locations where the type of value is already defined by the element, but the unit of the value still needs to be recorded.</w:t>
              </w:r>
            </w:ins>
            <w:del w:id="473" w:author="Michael Wilson" w:date="2013-11-03T20:57:00Z">
              <w:r w:rsidR="004C40C9" w:rsidRPr="004C40C9" w:rsidDel="00256993">
                <w:rPr>
                  <w:sz w:val="16"/>
                  <w:szCs w:val="16"/>
                </w:rPr>
                <w:delText xml:space="preserve"> For cases where only a Value with an ontologically defined Unit should be given</w:delText>
              </w:r>
            </w:del>
          </w:p>
        </w:tc>
        <w:tc>
          <w:tcPr>
            <w:tcW w:w="1305" w:type="dxa"/>
            <w:shd w:val="clear" w:color="auto" w:fill="auto"/>
          </w:tcPr>
          <w:p w14:paraId="0AA8C671" w14:textId="77777777" w:rsidR="004C40C9" w:rsidRPr="004C40C9" w:rsidRDefault="004C40C9" w:rsidP="003329BB">
            <w:pPr>
              <w:jc w:val="both"/>
              <w:rPr>
                <w:sz w:val="16"/>
                <w:szCs w:val="16"/>
              </w:rPr>
            </w:pPr>
            <w:r w:rsidRPr="004C40C9">
              <w:rPr>
                <w:sz w:val="16"/>
                <w:szCs w:val="16"/>
              </w:rPr>
              <w:t>Value, unitAccession, unitName, unitCvRef</w:t>
            </w:r>
          </w:p>
        </w:tc>
        <w:tc>
          <w:tcPr>
            <w:tcW w:w="1063" w:type="dxa"/>
            <w:shd w:val="clear" w:color="auto" w:fill="auto"/>
          </w:tcPr>
          <w:p w14:paraId="07D1A489" w14:textId="77777777" w:rsidR="004C40C9" w:rsidRPr="004C40C9" w:rsidRDefault="004C40C9" w:rsidP="003329BB">
            <w:pPr>
              <w:jc w:val="both"/>
              <w:rPr>
                <w:sz w:val="16"/>
                <w:szCs w:val="16"/>
              </w:rPr>
            </w:pPr>
          </w:p>
        </w:tc>
        <w:tc>
          <w:tcPr>
            <w:tcW w:w="1139" w:type="dxa"/>
            <w:shd w:val="clear" w:color="auto" w:fill="auto"/>
          </w:tcPr>
          <w:p w14:paraId="10A1DA30" w14:textId="77777777" w:rsidR="004C40C9" w:rsidRPr="004C40C9" w:rsidRDefault="004C40C9" w:rsidP="003329BB">
            <w:pPr>
              <w:jc w:val="both"/>
              <w:rPr>
                <w:sz w:val="16"/>
                <w:szCs w:val="16"/>
              </w:rPr>
            </w:pPr>
          </w:p>
        </w:tc>
      </w:tr>
      <w:tr w:rsidR="004C40C9" w:rsidRPr="004C40C9" w14:paraId="2B9B3D59" w14:textId="77777777" w:rsidTr="004C40C9">
        <w:trPr>
          <w:trHeight w:val="264"/>
        </w:trPr>
        <w:tc>
          <w:tcPr>
            <w:tcW w:w="1861" w:type="dxa"/>
            <w:shd w:val="clear" w:color="auto" w:fill="auto"/>
          </w:tcPr>
          <w:p w14:paraId="1A0B2C61" w14:textId="77777777" w:rsidR="004C40C9" w:rsidRPr="004C40C9" w:rsidRDefault="004C40C9" w:rsidP="003329BB">
            <w:pPr>
              <w:jc w:val="both"/>
              <w:rPr>
                <w:sz w:val="16"/>
                <w:szCs w:val="16"/>
              </w:rPr>
            </w:pPr>
            <w:r w:rsidRPr="004C40C9">
              <w:rPr>
                <w:sz w:val="16"/>
                <w:szCs w:val="16"/>
              </w:rPr>
              <w:t>UserParamType</w:t>
            </w:r>
          </w:p>
        </w:tc>
        <w:tc>
          <w:tcPr>
            <w:tcW w:w="2358" w:type="dxa"/>
            <w:shd w:val="clear" w:color="auto" w:fill="auto"/>
          </w:tcPr>
          <w:p w14:paraId="39B23D6F" w14:textId="72D1D2AC" w:rsidR="004C40C9" w:rsidRPr="004C40C9" w:rsidRDefault="00256993" w:rsidP="003329BB">
            <w:pPr>
              <w:jc w:val="both"/>
              <w:rPr>
                <w:sz w:val="16"/>
                <w:szCs w:val="16"/>
              </w:rPr>
            </w:pPr>
            <w:ins w:id="474" w:author="Michael Wilson" w:date="2013-11-03T20:54:00Z">
              <w:r>
                <w:rPr>
                  <w:sz w:val="16"/>
                  <w:szCs w:val="16"/>
                </w:rPr>
                <w:t>E</w:t>
              </w:r>
              <w:r w:rsidRPr="004C40C9">
                <w:rPr>
                  <w:sz w:val="16"/>
                  <w:szCs w:val="16"/>
                </w:rPr>
                <w:t>lement</w:t>
              </w:r>
              <w:r>
                <w:rPr>
                  <w:sz w:val="16"/>
                  <w:szCs w:val="16"/>
                </w:rPr>
                <w:t>s of this type</w:t>
              </w:r>
              <w:r w:rsidRPr="004C40C9">
                <w:rPr>
                  <w:sz w:val="16"/>
                  <w:szCs w:val="16"/>
                </w:rPr>
                <w:t xml:space="preserve"> hold </w:t>
              </w:r>
              <w:r>
                <w:rPr>
                  <w:sz w:val="16"/>
                  <w:szCs w:val="16"/>
                </w:rPr>
                <w:t>u</w:t>
              </w:r>
            </w:ins>
            <w:del w:id="475" w:author="Michael Wilson" w:date="2013-11-03T20:54:00Z">
              <w:r w:rsidR="004C40C9" w:rsidRPr="004C40C9" w:rsidDel="00256993">
                <w:rPr>
                  <w:sz w:val="16"/>
                  <w:szCs w:val="16"/>
                </w:rPr>
                <w:delText>U</w:delText>
              </w:r>
            </w:del>
            <w:r w:rsidR="004C40C9" w:rsidRPr="004C40C9">
              <w:rPr>
                <w:sz w:val="16"/>
                <w:szCs w:val="16"/>
              </w:rPr>
              <w:t>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305" w:type="dxa"/>
            <w:shd w:val="clear" w:color="auto" w:fill="auto"/>
          </w:tcPr>
          <w:p w14:paraId="05EBAE02" w14:textId="77777777" w:rsidR="004C40C9" w:rsidRPr="004C40C9" w:rsidRDefault="004C40C9" w:rsidP="003329BB">
            <w:pPr>
              <w:jc w:val="both"/>
              <w:rPr>
                <w:sz w:val="16"/>
                <w:szCs w:val="16"/>
              </w:rPr>
            </w:pPr>
            <w:r w:rsidRPr="004C40C9">
              <w:rPr>
                <w:sz w:val="16"/>
                <w:szCs w:val="16"/>
              </w:rPr>
              <w:t>Name, valueType, value, unitAccession, unitName, unitCvRef</w:t>
            </w:r>
          </w:p>
        </w:tc>
        <w:tc>
          <w:tcPr>
            <w:tcW w:w="1063" w:type="dxa"/>
            <w:shd w:val="clear" w:color="auto" w:fill="auto"/>
          </w:tcPr>
          <w:p w14:paraId="3D7F3EAB" w14:textId="77777777" w:rsidR="004C40C9" w:rsidRPr="004C40C9" w:rsidRDefault="004C40C9" w:rsidP="003329BB">
            <w:pPr>
              <w:jc w:val="both"/>
              <w:rPr>
                <w:sz w:val="16"/>
                <w:szCs w:val="16"/>
              </w:rPr>
            </w:pPr>
          </w:p>
        </w:tc>
        <w:tc>
          <w:tcPr>
            <w:tcW w:w="1139" w:type="dxa"/>
            <w:shd w:val="clear" w:color="auto" w:fill="auto"/>
          </w:tcPr>
          <w:p w14:paraId="55940BF3" w14:textId="77777777" w:rsidR="004C40C9" w:rsidRPr="004C40C9" w:rsidRDefault="004C40C9" w:rsidP="003329BB">
            <w:pPr>
              <w:jc w:val="both"/>
              <w:rPr>
                <w:sz w:val="16"/>
                <w:szCs w:val="16"/>
              </w:rPr>
            </w:pPr>
          </w:p>
        </w:tc>
      </w:tr>
    </w:tbl>
    <w:p w14:paraId="7D8D5186" w14:textId="77777777" w:rsidR="00B23085" w:rsidRDefault="00B23085" w:rsidP="003329BB">
      <w:pPr>
        <w:jc w:val="both"/>
      </w:pPr>
    </w:p>
    <w:p w14:paraId="317D8BD9" w14:textId="4F587E23" w:rsidR="009F0DC3" w:rsidRPr="002231C5" w:rsidRDefault="00304483" w:rsidP="003329BB">
      <w:pPr>
        <w:pStyle w:val="Caption"/>
        <w:jc w:val="both"/>
        <w:rPr>
          <w:sz w:val="22"/>
          <w:szCs w:val="22"/>
        </w:rPr>
      </w:pPr>
      <w:bookmarkStart w:id="476" w:name="h.6lwqdpw6km0x"/>
      <w:bookmarkEnd w:id="476"/>
      <w:r>
        <w:rPr>
          <w:noProof/>
        </w:rPr>
        <w:lastRenderedPageBreak/>
        <w:drawing>
          <wp:inline distT="0" distB="0" distL="0" distR="0" wp14:anchorId="74131AC1" wp14:editId="275DAA3C">
            <wp:extent cx="4572000" cy="343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solidFill>
                      <a:srgbClr val="FFFFFF"/>
                    </a:solidFill>
                    <a:ln>
                      <a:noFill/>
                    </a:ln>
                  </pic:spPr>
                </pic:pic>
              </a:graphicData>
            </a:graphic>
          </wp:inline>
        </w:drawing>
      </w:r>
      <w:r w:rsidR="00610B98">
        <w:rPr>
          <w:b/>
        </w:rPr>
        <w:cr/>
      </w:r>
      <w:bookmarkStart w:id="477" w:name="h.uzb4olup7pk8"/>
      <w:bookmarkEnd w:id="477"/>
      <w:r w:rsidR="009F0DC3" w:rsidRPr="002231C5">
        <w:rPr>
          <w:b/>
          <w:i w:val="0"/>
          <w:sz w:val="22"/>
          <w:szCs w:val="22"/>
        </w:rPr>
        <w:t>Figure 6</w:t>
      </w:r>
      <w:r w:rsidR="009F0DC3" w:rsidRPr="002231C5">
        <w:rPr>
          <w:i w:val="0"/>
          <w:sz w:val="22"/>
          <w:szCs w:val="22"/>
        </w:rPr>
        <w:t>: Specification of CV term usage via the CVParam element in the XSD</w:t>
      </w:r>
    </w:p>
    <w:p w14:paraId="386ADB93" w14:textId="77777777" w:rsidR="00B23085" w:rsidRPr="002231C5" w:rsidRDefault="00D8290A" w:rsidP="003329BB">
      <w:pPr>
        <w:jc w:val="both"/>
        <w:rPr>
          <w:sz w:val="22"/>
        </w:rPr>
      </w:pPr>
      <w:r w:rsidRPr="002231C5">
        <w:rPr>
          <w:sz w:val="22"/>
        </w:rPr>
        <w:t xml:space="preserve">An example of how a </w:t>
      </w:r>
      <w:r w:rsidR="00610B98" w:rsidRPr="002231C5">
        <w:rPr>
          <w:sz w:val="22"/>
        </w:rPr>
        <w:t xml:space="preserve">CV term </w:t>
      </w:r>
      <w:r w:rsidRPr="002231C5">
        <w:rPr>
          <w:sz w:val="22"/>
        </w:rPr>
        <w:t>is used</w:t>
      </w:r>
      <w:r w:rsidR="001A32FD" w:rsidRPr="002231C5">
        <w:rPr>
          <w:sz w:val="22"/>
        </w:rPr>
        <w:t xml:space="preserve"> in an example </w:t>
      </w:r>
      <w:r w:rsidR="00124227" w:rsidRPr="002231C5">
        <w:rPr>
          <w:sz w:val="22"/>
        </w:rPr>
        <w:t>XML</w:t>
      </w:r>
      <w:r w:rsidR="001A32FD" w:rsidRPr="002231C5">
        <w:rPr>
          <w:sz w:val="22"/>
        </w:rPr>
        <w:t xml:space="preserve"> instance</w:t>
      </w:r>
      <w:r w:rsidRPr="002231C5">
        <w:rPr>
          <w:sz w:val="22"/>
        </w:rPr>
        <w:t xml:space="preserve"> can be found in Fig. 7.</w:t>
      </w:r>
    </w:p>
    <w:p w14:paraId="767664C6" w14:textId="46FFB05C" w:rsidR="009F0DC3" w:rsidRPr="002231C5" w:rsidRDefault="00304483" w:rsidP="003329BB">
      <w:pPr>
        <w:jc w:val="both"/>
        <w:rPr>
          <w:sz w:val="22"/>
        </w:rPr>
      </w:pPr>
      <w:bookmarkStart w:id="478" w:name="h.rgp03fins4oz"/>
      <w:bookmarkEnd w:id="478"/>
      <w:r>
        <w:rPr>
          <w:noProof/>
          <w:sz w:val="22"/>
        </w:rPr>
        <w:drawing>
          <wp:inline distT="0" distB="0" distL="0" distR="0" wp14:anchorId="1BF665A9" wp14:editId="4B4F9479">
            <wp:extent cx="4572000" cy="3430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solidFill>
                      <a:srgbClr val="FFFFFF"/>
                    </a:solidFill>
                    <a:ln>
                      <a:noFill/>
                    </a:ln>
                  </pic:spPr>
                </pic:pic>
              </a:graphicData>
            </a:graphic>
          </wp:inline>
        </w:drawing>
      </w:r>
      <w:r w:rsidR="00610B98" w:rsidRPr="002231C5">
        <w:rPr>
          <w:b/>
          <w:sz w:val="22"/>
        </w:rPr>
        <w:cr/>
      </w:r>
      <w:bookmarkStart w:id="479" w:name="h.hen641lm2qds"/>
      <w:bookmarkEnd w:id="479"/>
      <w:r w:rsidR="009F0DC3" w:rsidRPr="002231C5">
        <w:rPr>
          <w:b/>
          <w:sz w:val="22"/>
        </w:rPr>
        <w:t>Figure 7</w:t>
      </w:r>
      <w:r w:rsidR="009F0DC3" w:rsidRPr="002231C5">
        <w:rPr>
          <w:sz w:val="22"/>
        </w:rPr>
        <w:t xml:space="preserve">: Example xml instance illustrating </w:t>
      </w:r>
      <w:r w:rsidR="004C40C9" w:rsidRPr="002231C5">
        <w:rPr>
          <w:sz w:val="22"/>
        </w:rPr>
        <w:t>instantiation</w:t>
      </w:r>
      <w:r w:rsidR="009F0DC3" w:rsidRPr="002231C5">
        <w:rPr>
          <w:sz w:val="22"/>
        </w:rPr>
        <w:t xml:space="preserve"> of CV terms to describe a concrete file content via CV Parameters</w:t>
      </w:r>
    </w:p>
    <w:p w14:paraId="3704FFFC" w14:textId="77777777" w:rsidR="00B23085" w:rsidRDefault="001A32FD" w:rsidP="003329BB">
      <w:pPr>
        <w:pStyle w:val="Heading3"/>
        <w:jc w:val="both"/>
      </w:pPr>
      <w:r>
        <w:t>nmrML Validation approach</w:t>
      </w:r>
    </w:p>
    <w:p w14:paraId="55DD2A5B" w14:textId="77777777" w:rsidR="00B23085" w:rsidRPr="002231C5" w:rsidRDefault="00610B98" w:rsidP="003329BB">
      <w:pPr>
        <w:tabs>
          <w:tab w:val="left" w:pos="300"/>
        </w:tabs>
        <w:spacing w:before="240" w:line="240" w:lineRule="auto"/>
        <w:jc w:val="both"/>
        <w:rPr>
          <w:sz w:val="22"/>
        </w:rPr>
      </w:pPr>
      <w:bookmarkStart w:id="480" w:name="h.6rx9dou4qil4"/>
      <w:bookmarkEnd w:id="480"/>
      <w:r w:rsidRPr="002231C5">
        <w:rPr>
          <w:sz w:val="22"/>
        </w:rPr>
        <w:lastRenderedPageBreak/>
        <w:t>Semantic validity of CV terms used in a valid XML instance (allowed CV terms, position/relation to each other</w:t>
      </w:r>
      <w:r w:rsidR="00124227" w:rsidRPr="002231C5">
        <w:rPr>
          <w:sz w:val="22"/>
        </w:rPr>
        <w:t xml:space="preserve"> and </w:t>
      </w:r>
      <w:r w:rsidRPr="002231C5">
        <w:rPr>
          <w:sz w:val="22"/>
        </w:rPr>
        <w:t>cardinality) is validated by rule-based proprietary validators which exploit xsdToCV mapping files</w:t>
      </w:r>
      <w:r w:rsidR="009F0DC3" w:rsidRPr="002231C5">
        <w:rPr>
          <w:sz w:val="22"/>
        </w:rPr>
        <w:t xml:space="preserve"> (ready by next deliverable)</w:t>
      </w:r>
      <w:r w:rsidRPr="002231C5">
        <w:rPr>
          <w:sz w:val="22"/>
        </w:rPr>
        <w:t>. By means of cardinality specifications and XPath expressions defined in an XML mapping file (an inst</w:t>
      </w:r>
      <w:r w:rsidR="009F0DC3" w:rsidRPr="002231C5">
        <w:rPr>
          <w:sz w:val="22"/>
        </w:rPr>
        <w:t>ances of the CvMappingRules.xsd</w:t>
      </w:r>
      <w:r w:rsidRPr="002231C5">
        <w:rPr>
          <w:sz w:val="22"/>
        </w:rPr>
        <w:t xml:space="preserve">), </w:t>
      </w:r>
      <w:r w:rsidR="009F0DC3" w:rsidRPr="002231C5">
        <w:rPr>
          <w:sz w:val="22"/>
        </w:rPr>
        <w:t xml:space="preserve">we </w:t>
      </w:r>
      <w:r w:rsidRPr="002231C5">
        <w:rPr>
          <w:sz w:val="22"/>
        </w:rPr>
        <w:t xml:space="preserve">define what </w:t>
      </w:r>
      <w:r w:rsidR="009F0DC3" w:rsidRPr="002231C5">
        <w:rPr>
          <w:sz w:val="22"/>
        </w:rPr>
        <w:t xml:space="preserve">CV </w:t>
      </w:r>
      <w:r w:rsidRPr="002231C5">
        <w:rPr>
          <w:sz w:val="22"/>
        </w:rPr>
        <w:t xml:space="preserve">terms are allowed in a specific location of the </w:t>
      </w:r>
      <w:r w:rsidR="009F0DC3" w:rsidRPr="002231C5">
        <w:rPr>
          <w:sz w:val="22"/>
        </w:rPr>
        <w:t xml:space="preserve">XSD </w:t>
      </w:r>
      <w:r w:rsidRPr="002231C5">
        <w:rPr>
          <w:sz w:val="22"/>
        </w:rPr>
        <w:t xml:space="preserve">data model (Fig. </w:t>
      </w:r>
      <w:r w:rsidR="009F0DC3" w:rsidRPr="002231C5">
        <w:rPr>
          <w:sz w:val="22"/>
        </w:rPr>
        <w:t>8</w:t>
      </w:r>
      <w:r w:rsidRPr="002231C5">
        <w:rPr>
          <w:sz w:val="22"/>
        </w:rPr>
        <w:t>).</w:t>
      </w:r>
    </w:p>
    <w:p w14:paraId="20AECDA9" w14:textId="0B921FA0" w:rsidR="00B23085" w:rsidRPr="002231C5" w:rsidRDefault="00610B98" w:rsidP="003329BB">
      <w:pPr>
        <w:tabs>
          <w:tab w:val="left" w:pos="300"/>
        </w:tabs>
        <w:spacing w:before="240" w:line="240" w:lineRule="auto"/>
        <w:jc w:val="both"/>
        <w:rPr>
          <w:b/>
          <w:sz w:val="22"/>
        </w:rPr>
      </w:pPr>
      <w:bookmarkStart w:id="481" w:name="h.l8d9nfswcgxd"/>
      <w:bookmarkEnd w:id="481"/>
      <w:r w:rsidRPr="002231C5">
        <w:rPr>
          <w:sz w:val="22"/>
        </w:rPr>
        <w:t xml:space="preserve"> </w:t>
      </w:r>
      <w:r w:rsidR="00304483">
        <w:rPr>
          <w:noProof/>
          <w:sz w:val="22"/>
        </w:rPr>
        <w:drawing>
          <wp:inline distT="0" distB="0" distL="0" distR="0" wp14:anchorId="56A6CE7F" wp14:editId="043BF77D">
            <wp:extent cx="4572000" cy="3430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solidFill>
                      <a:srgbClr val="FFFFFF"/>
                    </a:solidFill>
                    <a:ln>
                      <a:noFill/>
                    </a:ln>
                  </pic:spPr>
                </pic:pic>
              </a:graphicData>
            </a:graphic>
          </wp:inline>
        </w:drawing>
      </w:r>
      <w:r w:rsidRPr="002231C5">
        <w:rPr>
          <w:sz w:val="22"/>
        </w:rPr>
        <w:cr/>
      </w:r>
      <w:bookmarkStart w:id="482" w:name="h.sr6z7vyxxigp"/>
      <w:bookmarkEnd w:id="482"/>
      <w:r w:rsidRPr="002231C5">
        <w:rPr>
          <w:b/>
          <w:sz w:val="22"/>
        </w:rPr>
        <w:t xml:space="preserve">Figure </w:t>
      </w:r>
      <w:r w:rsidR="009F0DC3" w:rsidRPr="002231C5">
        <w:rPr>
          <w:b/>
          <w:sz w:val="22"/>
        </w:rPr>
        <w:t>8</w:t>
      </w:r>
      <w:r w:rsidRPr="002231C5">
        <w:rPr>
          <w:b/>
          <w:sz w:val="22"/>
        </w:rPr>
        <w:t>:</w:t>
      </w:r>
      <w:r w:rsidRPr="002231C5">
        <w:rPr>
          <w:sz w:val="22"/>
        </w:rPr>
        <w:t xml:space="preserve"> Multiple validation layers constrain data entry and support quality assurance</w:t>
      </w:r>
    </w:p>
    <w:p w14:paraId="6D1495BF" w14:textId="77777777" w:rsidR="00B23085" w:rsidRDefault="00610B98" w:rsidP="003329BB">
      <w:pPr>
        <w:pStyle w:val="Heading4"/>
        <w:jc w:val="both"/>
      </w:pPr>
      <w:r>
        <w:t xml:space="preserve">An example of </w:t>
      </w:r>
      <w:r w:rsidR="001A32FD">
        <w:t>syntactic validation of the xml</w:t>
      </w:r>
    </w:p>
    <w:p w14:paraId="49C1B9EC" w14:textId="77777777" w:rsidR="00B23085" w:rsidRPr="002231C5" w:rsidRDefault="00610B98" w:rsidP="003329BB">
      <w:pPr>
        <w:jc w:val="both"/>
        <w:rPr>
          <w:color w:val="FF0000"/>
          <w:sz w:val="22"/>
        </w:rPr>
      </w:pPr>
      <w:r w:rsidRPr="002231C5">
        <w:rPr>
          <w:sz w:val="22"/>
        </w:rPr>
        <w:t xml:space="preserve">We see from the Oxygen xerces test on the example xml (homolog to the J.Cruz example) how the </w:t>
      </w:r>
      <w:r w:rsidR="001A32FD" w:rsidRPr="002231C5">
        <w:rPr>
          <w:sz w:val="22"/>
        </w:rPr>
        <w:t>XSD</w:t>
      </w:r>
      <w:r w:rsidRPr="002231C5">
        <w:rPr>
          <w:sz w:val="22"/>
        </w:rPr>
        <w:t xml:space="preserve"> already helps constraining the user Input to senseful data, e.g. in the following case for the pH value which is defined to be of type double in the </w:t>
      </w:r>
      <w:r w:rsidR="001A32FD" w:rsidRPr="002231C5">
        <w:rPr>
          <w:sz w:val="22"/>
        </w:rPr>
        <w:t>XSD</w:t>
      </w:r>
      <w:r w:rsidRPr="002231C5">
        <w:rPr>
          <w:sz w:val="22"/>
        </w:rPr>
        <w:t>, but was put as String “n/a” in the xml instance, which hence lead to an error message as shown in this G</w:t>
      </w:r>
      <w:r w:rsidR="001A32FD" w:rsidRPr="002231C5">
        <w:rPr>
          <w:sz w:val="22"/>
        </w:rPr>
        <w:t>UI</w:t>
      </w:r>
      <w:r w:rsidRPr="002231C5">
        <w:rPr>
          <w:sz w:val="22"/>
        </w:rPr>
        <w:t xml:space="preserve"> screenshot:</w:t>
      </w:r>
      <w:r w:rsidR="009F0DC3" w:rsidRPr="002231C5">
        <w:rPr>
          <w:sz w:val="22"/>
        </w:rPr>
        <w:t xml:space="preserve"> </w:t>
      </w:r>
      <w:r w:rsidR="009F0DC3" w:rsidRPr="002231C5">
        <w:rPr>
          <w:color w:val="FF0000"/>
          <w:sz w:val="22"/>
        </w:rPr>
        <w:t>PUT IN ANNEX ?</w:t>
      </w:r>
    </w:p>
    <w:p w14:paraId="28065E30" w14:textId="45F26EE4" w:rsidR="00B23085" w:rsidRDefault="00304483" w:rsidP="003329BB">
      <w:pPr>
        <w:jc w:val="both"/>
        <w:rPr>
          <w:b/>
          <w:sz w:val="22"/>
        </w:rPr>
      </w:pPr>
      <w:r>
        <w:rPr>
          <w:noProof/>
          <w:sz w:val="22"/>
        </w:rPr>
        <w:lastRenderedPageBreak/>
        <w:drawing>
          <wp:inline distT="0" distB="0" distL="0" distR="0" wp14:anchorId="584CD0A0" wp14:editId="4B3EDEB4">
            <wp:extent cx="5972810" cy="4789805"/>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4789805"/>
                    </a:xfrm>
                    <a:prstGeom prst="rect">
                      <a:avLst/>
                    </a:prstGeom>
                    <a:solidFill>
                      <a:srgbClr val="FFFFFF"/>
                    </a:solidFill>
                    <a:ln>
                      <a:noFill/>
                    </a:ln>
                  </pic:spPr>
                </pic:pic>
              </a:graphicData>
            </a:graphic>
          </wp:inline>
        </w:drawing>
      </w:r>
      <w:r w:rsidR="00610B98">
        <w:rPr>
          <w:b/>
          <w:sz w:val="22"/>
        </w:rPr>
        <w:cr/>
      </w:r>
      <w:r w:rsidR="009F0DC3" w:rsidRPr="002231C5">
        <w:rPr>
          <w:b/>
          <w:sz w:val="22"/>
        </w:rPr>
        <w:t>Figure 9</w:t>
      </w:r>
      <w:r w:rsidR="009F0DC3" w:rsidRPr="002231C5">
        <w:rPr>
          <w:sz w:val="22"/>
        </w:rPr>
        <w:t>: xerces xml parser error message on wrong data type in xml instance</w:t>
      </w:r>
    </w:p>
    <w:p w14:paraId="17582DE8" w14:textId="77777777" w:rsidR="00E941B5" w:rsidRDefault="00E941B5" w:rsidP="003329BB">
      <w:pPr>
        <w:pStyle w:val="Heading3"/>
        <w:tabs>
          <w:tab w:val="left" w:pos="300"/>
        </w:tabs>
        <w:spacing w:before="280" w:after="80" w:line="360" w:lineRule="auto"/>
        <w:ind w:firstLine="0"/>
        <w:jc w:val="both"/>
        <w:rPr>
          <w:sz w:val="22"/>
        </w:rPr>
      </w:pPr>
      <w:bookmarkStart w:id="483" w:name="h.kd69ozoi45go"/>
      <w:bookmarkStart w:id="484" w:name="_Toc370369507"/>
      <w:bookmarkEnd w:id="483"/>
      <w:r>
        <w:rPr>
          <w:color w:val="000000"/>
        </w:rPr>
        <w:t>CV development history</w:t>
      </w:r>
      <w:bookmarkEnd w:id="484"/>
    </w:p>
    <w:p w14:paraId="2CE5E849" w14:textId="77777777" w:rsidR="00E941B5" w:rsidRPr="002231C5" w:rsidRDefault="00E941B5" w:rsidP="003329BB">
      <w:pPr>
        <w:tabs>
          <w:tab w:val="left" w:pos="300"/>
        </w:tabs>
        <w:spacing w:before="240"/>
        <w:jc w:val="both"/>
        <w:rPr>
          <w:sz w:val="22"/>
        </w:rPr>
      </w:pPr>
      <w:r w:rsidRPr="002231C5">
        <w:rPr>
          <w:sz w:val="22"/>
        </w:rPr>
        <w:t xml:space="preserve">After agreement on the set up of development tools (Protégé 4), we formulated our CV design principles, namely agreed on file names, format syntax, namespaces, (auto) term ID schemes, a term obsoletion policy, as well as versioning &amp; release procedures. From the given predecessor CVs we </w:t>
      </w:r>
      <w:r w:rsidR="002231C5" w:rsidRPr="002231C5">
        <w:rPr>
          <w:sz w:val="22"/>
        </w:rPr>
        <w:t>proceeded</w:t>
      </w:r>
      <w:r w:rsidRPr="002231C5">
        <w:rPr>
          <w:sz w:val="22"/>
        </w:rPr>
        <w:t xml:space="preserve"> in a bottom-up and middle out Approach to expand the CV. We first added CV terms as required in the XSD leafs, i.e. where CVTermType, CVParamType, CVParamWithUnitType references occure in XSD elements. After this we continued in a use case driven term population. No high throughput term-additions were </w:t>
      </w:r>
      <w:r w:rsidR="002231C5" w:rsidRPr="002231C5">
        <w:rPr>
          <w:sz w:val="22"/>
        </w:rPr>
        <w:t>attempted</w:t>
      </w:r>
      <w:r w:rsidRPr="002231C5">
        <w:rPr>
          <w:sz w:val="22"/>
        </w:rPr>
        <w:t xml:space="preserve"> in our early design phase, as this would clutter CV with terms of doubtful need, impair orientation in the term tree as too many terms distract us from ge</w:t>
      </w:r>
      <w:r w:rsidR="002231C5" w:rsidRPr="002231C5">
        <w:rPr>
          <w:sz w:val="22"/>
        </w:rPr>
        <w:t>tting the main structure right.</w:t>
      </w:r>
    </w:p>
    <w:p w14:paraId="0B0D0B8B" w14:textId="77777777" w:rsidR="00B23085" w:rsidRDefault="00610B98" w:rsidP="003329BB">
      <w:pPr>
        <w:pStyle w:val="Heading3"/>
        <w:jc w:val="both"/>
      </w:pPr>
      <w:r>
        <w:t>CV design decisions</w:t>
      </w:r>
    </w:p>
    <w:p w14:paraId="0E8090DE" w14:textId="77777777" w:rsidR="0057488A" w:rsidRDefault="0057488A" w:rsidP="003329BB">
      <w:pPr>
        <w:pStyle w:val="Heading4"/>
        <w:jc w:val="both"/>
      </w:pPr>
      <w:bookmarkStart w:id="485" w:name="h.7wkkbndgt5pn"/>
      <w:bookmarkEnd w:id="485"/>
      <w:r>
        <w:t>Choosing a CV exchange syntax</w:t>
      </w:r>
    </w:p>
    <w:p w14:paraId="75423F0E" w14:textId="77777777" w:rsidR="00B23085" w:rsidRPr="002231C5" w:rsidRDefault="00610B98" w:rsidP="003329BB">
      <w:pPr>
        <w:tabs>
          <w:tab w:val="left" w:pos="300"/>
        </w:tabs>
        <w:spacing w:before="240" w:line="240" w:lineRule="auto"/>
        <w:jc w:val="both"/>
        <w:rPr>
          <w:sz w:val="22"/>
        </w:rPr>
      </w:pPr>
      <w:r w:rsidRPr="002231C5">
        <w:rPr>
          <w:sz w:val="22"/>
        </w:rPr>
        <w:lastRenderedPageBreak/>
        <w:t xml:space="preserve">We choose the </w:t>
      </w:r>
      <w:r w:rsidRPr="002231C5">
        <w:rPr>
          <w:b/>
          <w:sz w:val="22"/>
        </w:rPr>
        <w:t>OWL Syntax over the OBO format</w:t>
      </w:r>
      <w:r w:rsidR="009F0DC3" w:rsidRPr="002231C5">
        <w:rPr>
          <w:sz w:val="22"/>
        </w:rPr>
        <w:t xml:space="preserve"> as exchange syntax for the CV. The reasons were that the </w:t>
      </w:r>
      <w:r w:rsidRPr="002231C5">
        <w:rPr>
          <w:sz w:val="22"/>
        </w:rPr>
        <w:t xml:space="preserve">OBO tools </w:t>
      </w:r>
      <w:r w:rsidR="009F0DC3" w:rsidRPr="002231C5">
        <w:rPr>
          <w:sz w:val="22"/>
        </w:rPr>
        <w:t xml:space="preserve">are </w:t>
      </w:r>
      <w:r w:rsidRPr="002231C5">
        <w:rPr>
          <w:sz w:val="22"/>
        </w:rPr>
        <w:t xml:space="preserve">instable, </w:t>
      </w:r>
      <w:r w:rsidR="009F0DC3" w:rsidRPr="002231C5">
        <w:rPr>
          <w:sz w:val="22"/>
        </w:rPr>
        <w:t xml:space="preserve">the </w:t>
      </w:r>
      <w:r w:rsidRPr="002231C5">
        <w:rPr>
          <w:sz w:val="22"/>
        </w:rPr>
        <w:t xml:space="preserve">OBO format </w:t>
      </w:r>
      <w:r w:rsidR="009F0DC3" w:rsidRPr="002231C5">
        <w:rPr>
          <w:sz w:val="22"/>
        </w:rPr>
        <w:t xml:space="preserve">is </w:t>
      </w:r>
      <w:r w:rsidRPr="002231C5">
        <w:rPr>
          <w:sz w:val="22"/>
        </w:rPr>
        <w:t xml:space="preserve">only established </w:t>
      </w:r>
      <w:r w:rsidR="009F0DC3" w:rsidRPr="002231C5">
        <w:rPr>
          <w:sz w:val="22"/>
        </w:rPr>
        <w:t xml:space="preserve">in the biology domain </w:t>
      </w:r>
      <w:r w:rsidRPr="002231C5">
        <w:rPr>
          <w:sz w:val="22"/>
        </w:rPr>
        <w:t>(lack of off-the-shelf dev</w:t>
      </w:r>
      <w:r w:rsidR="009F0DC3" w:rsidRPr="002231C5">
        <w:rPr>
          <w:sz w:val="22"/>
        </w:rPr>
        <w:t>elopment</w:t>
      </w:r>
      <w:r w:rsidRPr="002231C5">
        <w:rPr>
          <w:sz w:val="22"/>
        </w:rPr>
        <w:t xml:space="preserve"> tools, OBO expressivity not as formal as OWL-DL</w:t>
      </w:r>
      <w:r w:rsidR="009F0DC3" w:rsidRPr="002231C5">
        <w:rPr>
          <w:sz w:val="22"/>
        </w:rPr>
        <w:t>) and there are hence l</w:t>
      </w:r>
      <w:r w:rsidRPr="002231C5">
        <w:rPr>
          <w:sz w:val="22"/>
        </w:rPr>
        <w:t xml:space="preserve">ess resources to </w:t>
      </w:r>
      <w:r w:rsidR="009F0DC3" w:rsidRPr="002231C5">
        <w:rPr>
          <w:sz w:val="22"/>
        </w:rPr>
        <w:t>integrate with.</w:t>
      </w:r>
    </w:p>
    <w:p w14:paraId="0979F4F3" w14:textId="77777777" w:rsidR="0057488A" w:rsidRDefault="0057488A" w:rsidP="003329BB">
      <w:pPr>
        <w:pStyle w:val="Heading4"/>
        <w:jc w:val="both"/>
      </w:pPr>
      <w:r>
        <w:t>CV expressivity and semantics</w:t>
      </w:r>
    </w:p>
    <w:p w14:paraId="26B6C14E" w14:textId="77777777" w:rsidR="0057488A" w:rsidRPr="002231C5" w:rsidRDefault="0057488A" w:rsidP="003329BB">
      <w:pPr>
        <w:tabs>
          <w:tab w:val="left" w:pos="300"/>
        </w:tabs>
        <w:spacing w:before="240" w:line="240" w:lineRule="auto"/>
        <w:jc w:val="both"/>
        <w:rPr>
          <w:sz w:val="22"/>
        </w:rPr>
      </w:pPr>
      <w:r w:rsidRPr="0057488A">
        <w:rPr>
          <w:sz w:val="22"/>
        </w:rPr>
        <w:t>We maintain a pure taxonomy without use of axiomatic definitions. Multiple parenthood is however allowed but needs to be maintained manually, as DL reasoning is not possible without DL axiomatisations.</w:t>
      </w:r>
    </w:p>
    <w:p w14:paraId="4C229B90" w14:textId="77777777" w:rsidR="00B23085" w:rsidRDefault="009F0DC3" w:rsidP="003329BB">
      <w:pPr>
        <w:pStyle w:val="Heading4"/>
        <w:jc w:val="both"/>
      </w:pPr>
      <w:bookmarkStart w:id="486" w:name="h.8qfrs57eu11r"/>
      <w:bookmarkEnd w:id="486"/>
      <w:r>
        <w:t>Minimal metadata on a CV term</w:t>
      </w:r>
    </w:p>
    <w:p w14:paraId="66B6AF10" w14:textId="77777777" w:rsidR="00E56654" w:rsidRPr="002231C5" w:rsidRDefault="009F0DC3" w:rsidP="003329BB">
      <w:pPr>
        <w:tabs>
          <w:tab w:val="left" w:pos="300"/>
        </w:tabs>
        <w:jc w:val="both"/>
        <w:rPr>
          <w:sz w:val="22"/>
        </w:rPr>
      </w:pPr>
      <w:r w:rsidRPr="002231C5">
        <w:rPr>
          <w:sz w:val="22"/>
        </w:rPr>
        <w:t>Representational Unit (</w:t>
      </w:r>
      <w:r w:rsidR="00610B98" w:rsidRPr="002231C5">
        <w:rPr>
          <w:sz w:val="22"/>
        </w:rPr>
        <w:t>RU</w:t>
      </w:r>
      <w:r w:rsidRPr="002231C5">
        <w:rPr>
          <w:sz w:val="22"/>
        </w:rPr>
        <w:t>)</w:t>
      </w:r>
      <w:r w:rsidR="00610B98" w:rsidRPr="002231C5">
        <w:rPr>
          <w:sz w:val="22"/>
        </w:rPr>
        <w:t xml:space="preserve"> metadata is captured via standardized </w:t>
      </w:r>
      <w:r w:rsidRPr="002231C5">
        <w:rPr>
          <w:sz w:val="22"/>
        </w:rPr>
        <w:t xml:space="preserve">owl </w:t>
      </w:r>
      <w:r w:rsidR="00610B98" w:rsidRPr="002231C5">
        <w:rPr>
          <w:sz w:val="22"/>
        </w:rPr>
        <w:t>annotation properties drawn from imported artefacts like DC, skos and IAO</w:t>
      </w:r>
      <w:r w:rsidRPr="002231C5">
        <w:rPr>
          <w:sz w:val="22"/>
        </w:rPr>
        <w:t xml:space="preserve">. </w:t>
      </w:r>
      <w:r w:rsidR="00610B98" w:rsidRPr="002231C5">
        <w:rPr>
          <w:sz w:val="22"/>
        </w:rPr>
        <w:t>Not all of our terms currently have natural language definitions as these are time-intensive.</w:t>
      </w:r>
      <w:r w:rsidR="00E56654" w:rsidRPr="002231C5">
        <w:rPr>
          <w:sz w:val="22"/>
        </w:rPr>
        <w:t xml:space="preserve"> </w:t>
      </w:r>
      <w:r w:rsidR="00610B98" w:rsidRPr="002231C5">
        <w:rPr>
          <w:sz w:val="22"/>
        </w:rPr>
        <w:t>None has deeper provenance data explicitly annotated (there is only an implicit indication on from which predecessor CV a term came in the ID ranges).</w:t>
      </w:r>
      <w:r w:rsidR="00E56654" w:rsidRPr="002231C5">
        <w:rPr>
          <w:sz w:val="22"/>
        </w:rPr>
        <w:t xml:space="preserve"> </w:t>
      </w:r>
      <w:r w:rsidR="00610B98" w:rsidRPr="002231C5">
        <w:rPr>
          <w:sz w:val="22"/>
        </w:rPr>
        <w:t>We try to avoid getting stuck in the meta-ether, and had been pragmatic about this.</w:t>
      </w:r>
    </w:p>
    <w:p w14:paraId="0966EB28" w14:textId="77777777" w:rsidR="002231C5" w:rsidRPr="002231C5" w:rsidRDefault="002231C5" w:rsidP="003329BB">
      <w:pPr>
        <w:tabs>
          <w:tab w:val="left" w:pos="300"/>
        </w:tabs>
        <w:jc w:val="both"/>
        <w:rPr>
          <w:sz w:val="22"/>
        </w:rPr>
      </w:pPr>
    </w:p>
    <w:p w14:paraId="4C58180D" w14:textId="77777777" w:rsidR="00B23085" w:rsidRPr="002231C5" w:rsidRDefault="00610B98" w:rsidP="003329BB">
      <w:pPr>
        <w:tabs>
          <w:tab w:val="left" w:pos="300"/>
        </w:tabs>
        <w:jc w:val="both"/>
        <w:rPr>
          <w:sz w:val="22"/>
        </w:rPr>
      </w:pPr>
      <w:r w:rsidRPr="002231C5">
        <w:rPr>
          <w:sz w:val="22"/>
        </w:rPr>
        <w:t xml:space="preserve">A term batch submission table </w:t>
      </w:r>
      <w:r w:rsidR="00E56654" w:rsidRPr="002231C5">
        <w:rPr>
          <w:sz w:val="22"/>
        </w:rPr>
        <w:t>should</w:t>
      </w:r>
      <w:r w:rsidRPr="002231C5">
        <w:rPr>
          <w:sz w:val="22"/>
        </w:rPr>
        <w:t xml:space="preserve"> have the following mandatory fields:</w:t>
      </w:r>
    </w:p>
    <w:p w14:paraId="6A9F7F3D" w14:textId="77777777" w:rsidR="00B23085" w:rsidRPr="002231C5" w:rsidRDefault="00B23085" w:rsidP="003329BB">
      <w:pPr>
        <w:tabs>
          <w:tab w:val="left" w:pos="300"/>
        </w:tabs>
        <w:jc w:val="both"/>
        <w:rPr>
          <w:sz w:val="22"/>
        </w:rPr>
      </w:pPr>
    </w:p>
    <w:p w14:paraId="03E1432C"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term name (rdfs:label)</w:t>
      </w:r>
    </w:p>
    <w:p w14:paraId="73DA93B2"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term definition in natural language (IAO_0000115, or skos ?)</w:t>
      </w:r>
    </w:p>
    <w:p w14:paraId="23611405"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superclass (ideally a term from the current nmrCV.owl, or an own suggestion)</w:t>
      </w:r>
    </w:p>
    <w:p w14:paraId="5E49BD23" w14:textId="77777777" w:rsidR="00B23085" w:rsidRPr="002231C5" w:rsidRDefault="00B23085" w:rsidP="003329BB">
      <w:pPr>
        <w:tabs>
          <w:tab w:val="left" w:pos="300"/>
        </w:tabs>
        <w:jc w:val="both"/>
        <w:rPr>
          <w:sz w:val="22"/>
        </w:rPr>
      </w:pPr>
    </w:p>
    <w:p w14:paraId="4DE9BFD4" w14:textId="77777777" w:rsidR="00B23085" w:rsidRPr="002231C5" w:rsidRDefault="00610B98" w:rsidP="003329BB">
      <w:pPr>
        <w:tabs>
          <w:tab w:val="left" w:pos="300"/>
        </w:tabs>
        <w:jc w:val="both"/>
        <w:rPr>
          <w:sz w:val="22"/>
        </w:rPr>
      </w:pPr>
      <w:r w:rsidRPr="002231C5">
        <w:rPr>
          <w:sz w:val="22"/>
        </w:rPr>
        <w:t>Optional fields:</w:t>
      </w:r>
    </w:p>
    <w:p w14:paraId="1B71193C" w14:textId="77777777" w:rsidR="00B23085" w:rsidRPr="002231C5" w:rsidRDefault="00B23085" w:rsidP="003329BB">
      <w:pPr>
        <w:tabs>
          <w:tab w:val="left" w:pos="300"/>
        </w:tabs>
        <w:jc w:val="both"/>
        <w:rPr>
          <w:sz w:val="22"/>
        </w:rPr>
      </w:pPr>
    </w:p>
    <w:p w14:paraId="5CE1D7E1"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synonym (oboInOwl:hasExactSynonym)</w:t>
      </w:r>
    </w:p>
    <w:p w14:paraId="5F23BEB5"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term definition source (dc:source)</w:t>
      </w:r>
    </w:p>
    <w:p w14:paraId="79581C23"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dc:contributor</w:t>
      </w:r>
    </w:p>
    <w:p w14:paraId="443C6A9E"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dc:creator</w:t>
      </w:r>
    </w:p>
    <w:p w14:paraId="5CD30BA2"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example of usage (skos:example)</w:t>
      </w:r>
    </w:p>
    <w:p w14:paraId="277236B2" w14:textId="77777777" w:rsidR="00B23085" w:rsidRDefault="00B23085" w:rsidP="003329BB">
      <w:pPr>
        <w:tabs>
          <w:tab w:val="left" w:pos="300"/>
        </w:tabs>
        <w:jc w:val="both"/>
      </w:pPr>
      <w:bookmarkStart w:id="487" w:name="h.jrgepkhd66wu"/>
      <w:bookmarkEnd w:id="487"/>
    </w:p>
    <w:p w14:paraId="63A91345" w14:textId="77777777" w:rsidR="00B23085" w:rsidRDefault="00610B98" w:rsidP="003329BB">
      <w:pPr>
        <w:pStyle w:val="Heading4"/>
        <w:jc w:val="both"/>
      </w:pPr>
      <w:bookmarkStart w:id="488" w:name="h.36nn271n2c7p"/>
      <w:bookmarkEnd w:id="488"/>
      <w:r>
        <w:t>Top Level Ontology usage</w:t>
      </w:r>
    </w:p>
    <w:p w14:paraId="68551847" w14:textId="77777777" w:rsidR="00B23085" w:rsidRPr="002231C5" w:rsidRDefault="00E56654" w:rsidP="003329BB">
      <w:pPr>
        <w:tabs>
          <w:tab w:val="left" w:pos="300"/>
        </w:tabs>
        <w:jc w:val="both"/>
        <w:rPr>
          <w:sz w:val="22"/>
        </w:rPr>
      </w:pPr>
      <w:r w:rsidRPr="002231C5">
        <w:rPr>
          <w:sz w:val="22"/>
        </w:rPr>
        <w:t xml:space="preserve">There are a few top and upper level ontologies established in the ontology domain. </w:t>
      </w:r>
      <w:r w:rsidR="00610B98" w:rsidRPr="002231C5">
        <w:rPr>
          <w:sz w:val="22"/>
        </w:rPr>
        <w:t>From BFO, OBILight &amp; BioTopLight (btl2), we choosed btl2 as top level ontology</w:t>
      </w:r>
      <w:r w:rsidRPr="002231C5">
        <w:rPr>
          <w:sz w:val="22"/>
        </w:rPr>
        <w:t xml:space="preserve"> to guide our CV upper level development. The r</w:t>
      </w:r>
      <w:r w:rsidR="00610B98" w:rsidRPr="002231C5">
        <w:rPr>
          <w:sz w:val="22"/>
        </w:rPr>
        <w:t>eason was that</w:t>
      </w:r>
      <w:r w:rsidRPr="002231C5">
        <w:rPr>
          <w:sz w:val="22"/>
        </w:rPr>
        <w:t xml:space="preserve"> the </w:t>
      </w:r>
      <w:r w:rsidR="00610B98" w:rsidRPr="002231C5">
        <w:rPr>
          <w:sz w:val="22"/>
        </w:rPr>
        <w:t>WP2 lead</w:t>
      </w:r>
      <w:r w:rsidRPr="002231C5">
        <w:rPr>
          <w:sz w:val="22"/>
        </w:rPr>
        <w:t>s are</w:t>
      </w:r>
      <w:r w:rsidR="00610B98" w:rsidRPr="002231C5">
        <w:rPr>
          <w:sz w:val="22"/>
        </w:rPr>
        <w:t xml:space="preserve"> involved in btl2 development</w:t>
      </w:r>
      <w:r w:rsidRPr="002231C5">
        <w:rPr>
          <w:sz w:val="22"/>
        </w:rPr>
        <w:t xml:space="preserve"> (f</w:t>
      </w:r>
      <w:r w:rsidR="00610B98" w:rsidRPr="002231C5">
        <w:rPr>
          <w:sz w:val="22"/>
        </w:rPr>
        <w:t>ast to react</w:t>
      </w:r>
      <w:r w:rsidRPr="002231C5">
        <w:rPr>
          <w:sz w:val="22"/>
        </w:rPr>
        <w:t>) and btl2 p</w:t>
      </w:r>
      <w:r w:rsidR="00610B98" w:rsidRPr="002231C5">
        <w:rPr>
          <w:sz w:val="22"/>
        </w:rPr>
        <w:t>rovides a proper set of object properties (close to Relations Ontology)</w:t>
      </w:r>
      <w:r w:rsidRPr="002231C5">
        <w:rPr>
          <w:sz w:val="22"/>
        </w:rPr>
        <w:t xml:space="preserve">. </w:t>
      </w:r>
      <w:r w:rsidR="00610B98" w:rsidRPr="002231C5">
        <w:rPr>
          <w:sz w:val="22"/>
        </w:rPr>
        <w:t xml:space="preserve">At the moment only a few </w:t>
      </w:r>
      <w:r w:rsidRPr="002231C5">
        <w:rPr>
          <w:sz w:val="22"/>
        </w:rPr>
        <w:t xml:space="preserve">relations </w:t>
      </w:r>
      <w:r w:rsidR="00610B98" w:rsidRPr="002231C5">
        <w:rPr>
          <w:sz w:val="22"/>
        </w:rPr>
        <w:t xml:space="preserve">from </w:t>
      </w:r>
      <w:r w:rsidRPr="002231C5">
        <w:rPr>
          <w:sz w:val="22"/>
        </w:rPr>
        <w:t>unit ontology (</w:t>
      </w:r>
      <w:r w:rsidR="00610B98" w:rsidRPr="002231C5">
        <w:rPr>
          <w:sz w:val="22"/>
        </w:rPr>
        <w:t>UO</w:t>
      </w:r>
      <w:r w:rsidRPr="002231C5">
        <w:rPr>
          <w:sz w:val="22"/>
        </w:rPr>
        <w:t>)</w:t>
      </w:r>
      <w:r w:rsidR="00610B98" w:rsidRPr="002231C5">
        <w:rPr>
          <w:sz w:val="22"/>
        </w:rPr>
        <w:t xml:space="preserve"> are used.</w:t>
      </w:r>
      <w:r w:rsidRPr="002231C5">
        <w:rPr>
          <w:sz w:val="22"/>
        </w:rPr>
        <w:t xml:space="preserve"> </w:t>
      </w:r>
      <w:r w:rsidR="00610B98" w:rsidRPr="002231C5">
        <w:rPr>
          <w:sz w:val="22"/>
        </w:rPr>
        <w:t xml:space="preserve">Bridges </w:t>
      </w:r>
      <w:r w:rsidRPr="002231C5">
        <w:rPr>
          <w:sz w:val="22"/>
        </w:rPr>
        <w:t xml:space="preserve">from btl2 </w:t>
      </w:r>
      <w:r w:rsidR="00610B98" w:rsidRPr="002231C5">
        <w:rPr>
          <w:sz w:val="22"/>
        </w:rPr>
        <w:t>to BFO &amp; other TLOs exist</w:t>
      </w:r>
      <w:r w:rsidRPr="002231C5">
        <w:rPr>
          <w:sz w:val="22"/>
        </w:rPr>
        <w:t xml:space="preserve"> and w</w:t>
      </w:r>
      <w:r w:rsidR="00610B98" w:rsidRPr="002231C5">
        <w:rPr>
          <w:sz w:val="22"/>
        </w:rPr>
        <w:t>e can at some later point still switch the TLO, as we don‘t use any axioms anyway</w:t>
      </w:r>
      <w:r w:rsidRPr="002231C5">
        <w:rPr>
          <w:sz w:val="22"/>
        </w:rPr>
        <w:t xml:space="preserve"> (</w:t>
      </w:r>
      <w:bookmarkStart w:id="489" w:name="h.2lf0bdwys8t3"/>
      <w:bookmarkEnd w:id="489"/>
      <w:r w:rsidR="00610B98" w:rsidRPr="002231C5">
        <w:rPr>
          <w:sz w:val="22"/>
        </w:rPr>
        <w:t>It‘s only ~10 classes anyway, rebinning is easy</w:t>
      </w:r>
      <w:r w:rsidRPr="002231C5">
        <w:rPr>
          <w:sz w:val="22"/>
        </w:rPr>
        <w:t>)</w:t>
      </w:r>
      <w:r w:rsidR="00610B98" w:rsidRPr="002231C5">
        <w:rPr>
          <w:sz w:val="22"/>
        </w:rPr>
        <w:t>.</w:t>
      </w:r>
      <w:r w:rsidR="002231C5">
        <w:rPr>
          <w:sz w:val="22"/>
        </w:rPr>
        <w:t xml:space="preserve"> </w:t>
      </w:r>
      <w:r w:rsidR="00610B98" w:rsidRPr="002231C5">
        <w:rPr>
          <w:sz w:val="22"/>
        </w:rPr>
        <w:t>It can be argued why we use a TLO when developing a CV not an Ontology.</w:t>
      </w:r>
      <w:r w:rsidRPr="002231C5">
        <w:rPr>
          <w:sz w:val="22"/>
        </w:rPr>
        <w:t xml:space="preserve"> </w:t>
      </w:r>
      <w:bookmarkStart w:id="490" w:name="h.4dgawqlwnp69"/>
      <w:bookmarkEnd w:id="490"/>
      <w:r w:rsidR="00610B98" w:rsidRPr="002231C5">
        <w:rPr>
          <w:sz w:val="22"/>
        </w:rPr>
        <w:t>There has already been a case where the TLO provided modeling restrictions that allowed an automatic DL reasoner to discover CV modelling errors, e.g.</w:t>
      </w:r>
      <w:hyperlink r:id="rId20" w:history="1">
        <w:r w:rsidRPr="002231C5">
          <w:rPr>
            <w:rStyle w:val="Hyperlink"/>
            <w:sz w:val="22"/>
          </w:rPr>
          <w:t xml:space="preserve"> </w:t>
        </w:r>
        <w:r w:rsidR="00610B98" w:rsidRPr="002231C5">
          <w:rPr>
            <w:rStyle w:val="Hyperlink"/>
            <w:sz w:val="22"/>
          </w:rPr>
          <w:t>https://github.com/nmrML/nmrML/issues/62</w:t>
        </w:r>
      </w:hyperlink>
    </w:p>
    <w:p w14:paraId="2391504F" w14:textId="77777777" w:rsidR="00B23085" w:rsidRPr="002231C5" w:rsidRDefault="00464CDE" w:rsidP="003329BB">
      <w:pPr>
        <w:tabs>
          <w:tab w:val="left" w:pos="300"/>
        </w:tabs>
        <w:jc w:val="both"/>
        <w:rPr>
          <w:sz w:val="22"/>
        </w:rPr>
      </w:pPr>
      <w:bookmarkStart w:id="491" w:name="h.ek8pvq5g8w9y"/>
      <w:bookmarkEnd w:id="491"/>
      <w:r w:rsidRPr="002231C5">
        <w:rPr>
          <w:sz w:val="22"/>
        </w:rPr>
        <w:t>Nevertheless, a</w:t>
      </w:r>
      <w:r w:rsidR="00610B98" w:rsidRPr="002231C5">
        <w:rPr>
          <w:sz w:val="22"/>
        </w:rPr>
        <w:t>t the moment we avoid any usage of object properties from the CV. E.g. for a software vendors file format, we could have in the CV:</w:t>
      </w:r>
    </w:p>
    <w:p w14:paraId="18C2AB7C"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NMR Instrument hasVendor Vendor</w:t>
      </w:r>
    </w:p>
    <w:p w14:paraId="7F398424" w14:textId="77777777" w:rsidR="00B23085" w:rsidRPr="002231C5" w:rsidRDefault="00610B98" w:rsidP="003329BB">
      <w:pPr>
        <w:tabs>
          <w:tab w:val="left" w:pos="300"/>
        </w:tabs>
        <w:jc w:val="both"/>
        <w:rPr>
          <w:sz w:val="22"/>
        </w:rPr>
      </w:pPr>
      <w:bookmarkStart w:id="492" w:name="h.ssj27mtgz3px"/>
      <w:bookmarkEnd w:id="492"/>
      <w:r w:rsidRPr="002231C5">
        <w:rPr>
          <w:sz w:val="22"/>
        </w:rPr>
        <w:lastRenderedPageBreak/>
        <w:t>Instead, we say in the mapping file that for an Instrument, the Name and Vendor has to be specified</w:t>
      </w:r>
      <w:r w:rsidR="00464CDE" w:rsidRPr="002231C5">
        <w:rPr>
          <w:sz w:val="22"/>
        </w:rPr>
        <w:t>.</w:t>
      </w:r>
    </w:p>
    <w:p w14:paraId="5C8F5FF3" w14:textId="77777777" w:rsidR="00B23085" w:rsidRDefault="00610B98" w:rsidP="003329BB">
      <w:pPr>
        <w:pStyle w:val="Heading4"/>
        <w:jc w:val="both"/>
      </w:pPr>
      <w:bookmarkStart w:id="493" w:name="h.j99vjl9upmdl"/>
      <w:bookmarkEnd w:id="493"/>
      <w:r>
        <w:t>Term refer</w:t>
      </w:r>
      <w:r w:rsidR="00464CDE">
        <w:t>ence and import mechanism</w:t>
      </w:r>
    </w:p>
    <w:p w14:paraId="0360C552" w14:textId="77777777" w:rsidR="00B23085" w:rsidRPr="002231C5" w:rsidRDefault="00610B98" w:rsidP="003329BB">
      <w:pPr>
        <w:tabs>
          <w:tab w:val="left" w:pos="300"/>
        </w:tabs>
        <w:jc w:val="both"/>
        <w:rPr>
          <w:sz w:val="22"/>
        </w:rPr>
      </w:pPr>
      <w:r w:rsidRPr="002231C5">
        <w:rPr>
          <w:sz w:val="22"/>
        </w:rPr>
        <w:t xml:space="preserve">There </w:t>
      </w:r>
      <w:r w:rsidR="00464CDE" w:rsidRPr="002231C5">
        <w:rPr>
          <w:sz w:val="22"/>
        </w:rPr>
        <w:t xml:space="preserve">are </w:t>
      </w:r>
      <w:r w:rsidRPr="002231C5">
        <w:rPr>
          <w:sz w:val="22"/>
        </w:rPr>
        <w:t>four possible ways to reuse existing CV terms from other ontologies</w:t>
      </w:r>
      <w:r w:rsidR="0057488A" w:rsidRPr="002231C5">
        <w:rPr>
          <w:sz w:val="22"/>
        </w:rPr>
        <w:t>. We majorily used the first method</w:t>
      </w:r>
      <w:r w:rsidRPr="002231C5">
        <w:rPr>
          <w:sz w:val="22"/>
        </w:rPr>
        <w:t>:</w:t>
      </w:r>
    </w:p>
    <w:p w14:paraId="327E9EAD" w14:textId="77777777" w:rsidR="00B23085" w:rsidRDefault="00464CDE" w:rsidP="003329BB">
      <w:pPr>
        <w:tabs>
          <w:tab w:val="left" w:pos="300"/>
        </w:tabs>
        <w:jc w:val="both"/>
      </w:pPr>
      <w:r>
        <w:t>1.</w:t>
      </w:r>
      <w:r w:rsidR="00610B98">
        <w:t xml:space="preserve"> use </w:t>
      </w:r>
      <w:r>
        <w:t xml:space="preserve">the </w:t>
      </w:r>
      <w:r w:rsidR="00610B98">
        <w:t xml:space="preserve">terms </w:t>
      </w:r>
      <w:r>
        <w:t xml:space="preserve">in the CV by ID reference </w:t>
      </w:r>
      <w:r w:rsidR="00610B98">
        <w:t>(</w:t>
      </w:r>
      <w:r>
        <w:t xml:space="preserve">e.g. as done with </w:t>
      </w:r>
      <w:r w:rsidR="00610B98">
        <w:t>IAO</w:t>
      </w:r>
      <w:r>
        <w:t xml:space="preserve"> metadata</w:t>
      </w:r>
      <w:r w:rsidR="00610B98">
        <w:t>)</w:t>
      </w:r>
      <w:r>
        <w:t>. This option is f</w:t>
      </w:r>
      <w:r w:rsidR="00610B98">
        <w:t>ast and flexible, but no metadata on used term</w:t>
      </w:r>
      <w:r>
        <w:t>s</w:t>
      </w:r>
      <w:r w:rsidR="00610B98">
        <w:t xml:space="preserve"> available</w:t>
      </w:r>
      <w:r>
        <w:t>.</w:t>
      </w:r>
    </w:p>
    <w:p w14:paraId="3E9A1C0E" w14:textId="77777777" w:rsidR="00B23085" w:rsidRDefault="00464CDE" w:rsidP="003329BB">
      <w:pPr>
        <w:tabs>
          <w:tab w:val="left" w:pos="300"/>
        </w:tabs>
        <w:jc w:val="both"/>
      </w:pPr>
      <w:r>
        <w:t xml:space="preserve">2. </w:t>
      </w:r>
      <w:r w:rsidR="00610B98">
        <w:t xml:space="preserve">use </w:t>
      </w:r>
      <w:r>
        <w:t xml:space="preserve">the </w:t>
      </w:r>
      <w:r w:rsidR="00610B98">
        <w:t>MIREOT</w:t>
      </w:r>
      <w:r>
        <w:t xml:space="preserve"> term referencing method. This option is t</w:t>
      </w:r>
      <w:r w:rsidR="00610B98">
        <w:t xml:space="preserve">oo </w:t>
      </w:r>
      <w:r>
        <w:t>complicated and r</w:t>
      </w:r>
      <w:r w:rsidR="00610B98">
        <w:t xml:space="preserve">elies on </w:t>
      </w:r>
      <w:r>
        <w:t xml:space="preserve">outdated </w:t>
      </w:r>
      <w:r w:rsidR="00610B98">
        <w:t>scripts</w:t>
      </w:r>
    </w:p>
    <w:p w14:paraId="39330A52" w14:textId="77777777" w:rsidR="00B23085" w:rsidRDefault="00464CDE" w:rsidP="003329BB">
      <w:pPr>
        <w:tabs>
          <w:tab w:val="left" w:pos="300"/>
        </w:tabs>
        <w:jc w:val="both"/>
      </w:pPr>
      <w:r>
        <w:t xml:space="preserve">3. </w:t>
      </w:r>
      <w:r w:rsidR="00610B98">
        <w:t>use full owl:import</w:t>
      </w:r>
      <w:r>
        <w:t xml:space="preserve"> statements</w:t>
      </w:r>
      <w:r w:rsidR="00610B98">
        <w:t xml:space="preserve"> (</w:t>
      </w:r>
      <w:r>
        <w:t xml:space="preserve">e.g. as done for </w:t>
      </w:r>
      <w:r w:rsidR="00610B98">
        <w:t>UO)</w:t>
      </w:r>
      <w:r>
        <w:t>. This option however c</w:t>
      </w:r>
      <w:r w:rsidR="00610B98">
        <w:t xml:space="preserve">lutters </w:t>
      </w:r>
      <w:r>
        <w:t xml:space="preserve">the </w:t>
      </w:r>
      <w:r w:rsidR="00610B98">
        <w:t>CV with seldomly used terms</w:t>
      </w:r>
      <w:r>
        <w:t>, occupies</w:t>
      </w:r>
      <w:r w:rsidR="00610B98">
        <w:t xml:space="preserve"> RAM, but retains all metadata</w:t>
      </w:r>
      <w:r w:rsidR="0057488A">
        <w:t>. This option is overshot for most use cases.</w:t>
      </w:r>
    </w:p>
    <w:p w14:paraId="761FBF55" w14:textId="77777777" w:rsidR="00B23085" w:rsidRDefault="0057488A" w:rsidP="003329BB">
      <w:pPr>
        <w:tabs>
          <w:tab w:val="left" w:pos="300"/>
        </w:tabs>
        <w:jc w:val="both"/>
        <w:rPr>
          <w:sz w:val="22"/>
        </w:rPr>
      </w:pPr>
      <w:r>
        <w:t xml:space="preserve">4. </w:t>
      </w:r>
      <w:r w:rsidR="00610B98">
        <w:t>use dbxref</w:t>
      </w:r>
      <w:r>
        <w:t xml:space="preserve"> statements. These are e</w:t>
      </w:r>
      <w:bookmarkStart w:id="494" w:name="h.6e7mlbghtz39"/>
      <w:bookmarkEnd w:id="494"/>
      <w:r w:rsidR="00610B98">
        <w:t xml:space="preserve">asy but not </w:t>
      </w:r>
      <w:r>
        <w:t xml:space="preserve">a </w:t>
      </w:r>
      <w:r w:rsidR="00610B98">
        <w:t xml:space="preserve">standard </w:t>
      </w:r>
      <w:r>
        <w:t xml:space="preserve">way </w:t>
      </w:r>
      <w:r w:rsidR="00610B98">
        <w:t>in OWL</w:t>
      </w:r>
      <w:r>
        <w:t xml:space="preserve"> (these annotation properties are provided by the OBOinOWL namespace)</w:t>
      </w:r>
    </w:p>
    <w:p w14:paraId="3AFC0E06" w14:textId="77777777" w:rsidR="0057488A" w:rsidRDefault="0057488A" w:rsidP="003329BB">
      <w:pPr>
        <w:pStyle w:val="Heading4"/>
        <w:jc w:val="both"/>
      </w:pPr>
      <w:bookmarkStart w:id="495" w:name="h.fdt8ytxirjwj"/>
      <w:bookmarkStart w:id="496" w:name="h.t3epye9tbxhr"/>
      <w:bookmarkStart w:id="497" w:name="h.kvx3p9awqcxz"/>
      <w:bookmarkEnd w:id="495"/>
      <w:bookmarkEnd w:id="496"/>
      <w:bookmarkEnd w:id="497"/>
      <w:r>
        <w:t>Term naming conventions</w:t>
      </w:r>
    </w:p>
    <w:p w14:paraId="72B2D69E" w14:textId="77777777" w:rsidR="00B23085" w:rsidRPr="002231C5" w:rsidRDefault="002231C5" w:rsidP="003329BB">
      <w:pPr>
        <w:jc w:val="both"/>
        <w:rPr>
          <w:sz w:val="22"/>
        </w:rPr>
      </w:pPr>
      <w:r w:rsidRPr="002231C5">
        <w:rPr>
          <w:sz w:val="22"/>
        </w:rPr>
        <w:t>We apply a labelling scheme i</w:t>
      </w:r>
      <w:r w:rsidR="00610B98" w:rsidRPr="002231C5">
        <w:rPr>
          <w:sz w:val="22"/>
        </w:rPr>
        <w:t xml:space="preserve">n accordance to </w:t>
      </w:r>
      <w:hyperlink r:id="rId21" w:history="1">
        <w:r w:rsidR="00610B98" w:rsidRPr="002231C5">
          <w:rPr>
            <w:rStyle w:val="Hyperlink"/>
            <w:sz w:val="22"/>
          </w:rPr>
          <w:t>http://www.obofoundry.org/wiki/index.php/FP_012_naming_conventions</w:t>
        </w:r>
      </w:hyperlink>
      <w:r w:rsidRPr="002231C5">
        <w:rPr>
          <w:sz w:val="22"/>
        </w:rPr>
        <w:t xml:space="preserve">. </w:t>
      </w:r>
      <w:r w:rsidR="0057488A" w:rsidRPr="002231C5">
        <w:rPr>
          <w:sz w:val="22"/>
        </w:rPr>
        <w:t>The OntoCheck P.4 plugin (Fig. 10</w:t>
      </w:r>
      <w:r w:rsidR="00610B98" w:rsidRPr="002231C5">
        <w:rPr>
          <w:sz w:val="22"/>
        </w:rPr>
        <w:t>)</w:t>
      </w:r>
      <w:r w:rsidR="0057488A" w:rsidRPr="002231C5">
        <w:rPr>
          <w:sz w:val="22"/>
        </w:rPr>
        <w:t xml:space="preserve"> </w:t>
      </w:r>
      <w:r w:rsidRPr="002231C5">
        <w:rPr>
          <w:sz w:val="22"/>
        </w:rPr>
        <w:t>is</w:t>
      </w:r>
      <w:r w:rsidR="00610B98" w:rsidRPr="002231C5">
        <w:rPr>
          <w:sz w:val="22"/>
        </w:rPr>
        <w:t xml:space="preserve"> used to avoid term redundancies, i.e</w:t>
      </w:r>
      <w:r w:rsidR="0057488A" w:rsidRPr="002231C5">
        <w:rPr>
          <w:sz w:val="22"/>
        </w:rPr>
        <w:t>.</w:t>
      </w:r>
      <w:r w:rsidR="00610B98" w:rsidRPr="002231C5">
        <w:rPr>
          <w:sz w:val="22"/>
        </w:rPr>
        <w:t xml:space="preserve"> to check on redundant labels, e.g. it detected that ‘TecMag’ was included twice, once under http://nmrML.org/nmrCV#NMR_400285 (NMR data format) and once under</w:t>
      </w:r>
      <w:r w:rsidRPr="002231C5">
        <w:rPr>
          <w:sz w:val="22"/>
        </w:rPr>
        <w:t xml:space="preserve"> </w:t>
      </w:r>
      <w:r w:rsidR="00610B98" w:rsidRPr="002231C5">
        <w:rPr>
          <w:sz w:val="22"/>
        </w:rPr>
        <w:t xml:space="preserve">http://nmrML.org/nmrCV#NMR:1400255 (NMR_vendor). This </w:t>
      </w:r>
      <w:r w:rsidR="0062268A" w:rsidRPr="002231C5">
        <w:rPr>
          <w:sz w:val="22"/>
        </w:rPr>
        <w:t>redundancy</w:t>
      </w:r>
      <w:r w:rsidR="00610B98" w:rsidRPr="002231C5">
        <w:rPr>
          <w:sz w:val="22"/>
        </w:rPr>
        <w:t xml:space="preserve"> could then be removed by specifying a more explicit label.</w:t>
      </w:r>
    </w:p>
    <w:p w14:paraId="51E04E74" w14:textId="72AD21AE" w:rsidR="00B23085" w:rsidRDefault="00304483" w:rsidP="003329BB">
      <w:pPr>
        <w:tabs>
          <w:tab w:val="left" w:pos="300"/>
        </w:tabs>
        <w:spacing w:before="240" w:line="360" w:lineRule="auto"/>
        <w:jc w:val="both"/>
      </w:pPr>
      <w:bookmarkStart w:id="498" w:name="h.e9mejpd1a2ya"/>
      <w:bookmarkEnd w:id="498"/>
      <w:r>
        <w:rPr>
          <w:noProof/>
        </w:rPr>
        <w:drawing>
          <wp:inline distT="0" distB="0" distL="0" distR="0" wp14:anchorId="15EC78F2" wp14:editId="254567D5">
            <wp:extent cx="5234940" cy="29108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4940" cy="2910840"/>
                    </a:xfrm>
                    <a:prstGeom prst="rect">
                      <a:avLst/>
                    </a:prstGeom>
                    <a:solidFill>
                      <a:srgbClr val="FFFFFF"/>
                    </a:solidFill>
                    <a:ln>
                      <a:noFill/>
                    </a:ln>
                  </pic:spPr>
                </pic:pic>
              </a:graphicData>
            </a:graphic>
          </wp:inline>
        </w:drawing>
      </w:r>
    </w:p>
    <w:p w14:paraId="252E9714" w14:textId="77777777" w:rsidR="00E212CC" w:rsidRPr="002231C5" w:rsidRDefault="0057488A" w:rsidP="003329BB">
      <w:pPr>
        <w:tabs>
          <w:tab w:val="left" w:pos="300"/>
        </w:tabs>
        <w:spacing w:before="240" w:line="240" w:lineRule="auto"/>
        <w:jc w:val="both"/>
        <w:rPr>
          <w:sz w:val="22"/>
        </w:rPr>
      </w:pPr>
      <w:r w:rsidRPr="002231C5">
        <w:rPr>
          <w:b/>
          <w:sz w:val="22"/>
        </w:rPr>
        <w:t>Figure 10:</w:t>
      </w:r>
      <w:r w:rsidRPr="002231C5">
        <w:rPr>
          <w:sz w:val="22"/>
        </w:rPr>
        <w:t xml:space="preserve"> A screenshot displaying maintenance of the CV in the ontology editor Protégé 4. The OntoCheck Tab is shown which displays the CV term hierarchy to the left and allows to specify and label comparison check to discover redundant labels.</w:t>
      </w:r>
      <w:bookmarkStart w:id="499" w:name="h.7sgtepqm0ogg"/>
      <w:bookmarkStart w:id="500" w:name="__RefHeading__1472_1605960097"/>
      <w:bookmarkEnd w:id="499"/>
      <w:bookmarkEnd w:id="500"/>
    </w:p>
    <w:p w14:paraId="07669311" w14:textId="77777777" w:rsidR="00B23085" w:rsidRDefault="00610B98" w:rsidP="003329BB">
      <w:pPr>
        <w:pStyle w:val="Heading3"/>
        <w:jc w:val="both"/>
        <w:rPr>
          <w:color w:val="00000A"/>
        </w:rPr>
      </w:pPr>
      <w:bookmarkStart w:id="501" w:name="h.tg4tn1e9nit6"/>
      <w:bookmarkStart w:id="502" w:name="h.no1nmxmi1zdt"/>
      <w:bookmarkEnd w:id="501"/>
      <w:bookmarkEnd w:id="502"/>
      <w:r>
        <w:t xml:space="preserve">XSD </w:t>
      </w:r>
      <w:r w:rsidR="00E212CC">
        <w:t>current status and m</w:t>
      </w:r>
      <w:r>
        <w:t>etrics</w:t>
      </w:r>
    </w:p>
    <w:p w14:paraId="05249A84" w14:textId="77777777" w:rsidR="00B23085" w:rsidRPr="002231C5" w:rsidRDefault="00610B98" w:rsidP="003329BB">
      <w:pPr>
        <w:tabs>
          <w:tab w:val="left" w:pos="300"/>
        </w:tabs>
        <w:spacing w:before="240" w:line="360" w:lineRule="auto"/>
        <w:jc w:val="both"/>
        <w:rPr>
          <w:b/>
          <w:color w:val="FF0000"/>
          <w:sz w:val="26"/>
        </w:rPr>
      </w:pPr>
      <w:r w:rsidRPr="002231C5">
        <w:rPr>
          <w:color w:val="FF0000"/>
          <w:sz w:val="26"/>
        </w:rPr>
        <w:t>[</w:t>
      </w:r>
      <w:r w:rsidR="00AA0C67" w:rsidRPr="002231C5">
        <w:rPr>
          <w:color w:val="FF0000"/>
          <w:sz w:val="26"/>
        </w:rPr>
        <w:t xml:space="preserve">Michael: </w:t>
      </w:r>
      <w:r w:rsidRPr="002231C5">
        <w:rPr>
          <w:color w:val="FF0000"/>
          <w:sz w:val="26"/>
        </w:rPr>
        <w:t>todo]</w:t>
      </w:r>
    </w:p>
    <w:p w14:paraId="68487B4A" w14:textId="77777777" w:rsidR="00B23085" w:rsidRDefault="00AA0C67" w:rsidP="003329BB">
      <w:pPr>
        <w:pStyle w:val="Heading3"/>
        <w:jc w:val="both"/>
      </w:pPr>
      <w:bookmarkStart w:id="503" w:name="h.uup1apfdejo0"/>
      <w:bookmarkEnd w:id="503"/>
      <w:r>
        <w:lastRenderedPageBreak/>
        <w:t xml:space="preserve">CV </w:t>
      </w:r>
      <w:r w:rsidR="00E941B5">
        <w:t>current status and m</w:t>
      </w:r>
      <w:r>
        <w:t>etrics</w:t>
      </w:r>
    </w:p>
    <w:p w14:paraId="3FAEAEB5" w14:textId="57FB0294" w:rsidR="006135C8" w:rsidRPr="004F517E" w:rsidRDefault="006135C8" w:rsidP="003329BB">
      <w:pPr>
        <w:jc w:val="both"/>
        <w:rPr>
          <w:sz w:val="22"/>
        </w:rPr>
      </w:pPr>
      <w:r w:rsidRPr="004F517E">
        <w:rPr>
          <w:sz w:val="22"/>
        </w:rPr>
        <w:t>We here provide the statistics describing the CV (Figure 11).</w:t>
      </w:r>
      <w:bookmarkStart w:id="504" w:name="h.zb2z0am0ar7b"/>
      <w:bookmarkEnd w:id="504"/>
      <w:r w:rsidR="00304483">
        <w:rPr>
          <w:noProof/>
          <w:sz w:val="22"/>
        </w:rPr>
        <w:drawing>
          <wp:inline distT="0" distB="0" distL="0" distR="0" wp14:anchorId="2BE8A831" wp14:editId="68C7E722">
            <wp:extent cx="5234940" cy="3926205"/>
            <wp:effectExtent l="0" t="0" r="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4940" cy="3926205"/>
                    </a:xfrm>
                    <a:prstGeom prst="rect">
                      <a:avLst/>
                    </a:prstGeom>
                    <a:solidFill>
                      <a:srgbClr val="FFFFFF"/>
                    </a:solidFill>
                    <a:ln>
                      <a:noFill/>
                    </a:ln>
                  </pic:spPr>
                </pic:pic>
              </a:graphicData>
            </a:graphic>
          </wp:inline>
        </w:drawing>
      </w:r>
    </w:p>
    <w:p w14:paraId="2B713404" w14:textId="77777777" w:rsidR="006135C8" w:rsidRPr="004F517E" w:rsidRDefault="006135C8" w:rsidP="003329BB">
      <w:pPr>
        <w:jc w:val="both"/>
        <w:rPr>
          <w:sz w:val="22"/>
        </w:rPr>
      </w:pPr>
      <w:r w:rsidRPr="004F517E">
        <w:rPr>
          <w:b/>
          <w:sz w:val="22"/>
        </w:rPr>
        <w:t>Figure 11</w:t>
      </w:r>
      <w:r w:rsidRPr="004F517E">
        <w:rPr>
          <w:sz w:val="22"/>
        </w:rPr>
        <w:t>: The left side displays the metrics of the nmrML-CV with, the right side without the imported ontologies (btl2 and UO).</w:t>
      </w:r>
    </w:p>
    <w:p w14:paraId="30E54443" w14:textId="77777777" w:rsidR="00B23085" w:rsidRDefault="009729F3" w:rsidP="003329BB">
      <w:pPr>
        <w:pStyle w:val="Heading3"/>
        <w:jc w:val="both"/>
      </w:pPr>
      <w:r>
        <w:t>Source files and documentation</w:t>
      </w:r>
    </w:p>
    <w:p w14:paraId="66788AC4" w14:textId="77777777" w:rsidR="00951BF4" w:rsidRPr="004F517E" w:rsidRDefault="009729F3" w:rsidP="003329BB">
      <w:pPr>
        <w:pStyle w:val="rtejustify"/>
        <w:spacing w:before="0" w:beforeAutospacing="0"/>
        <w:jc w:val="both"/>
        <w:rPr>
          <w:rFonts w:ascii="Arial" w:hAnsi="Arial" w:cs="Arial"/>
          <w:sz w:val="22"/>
          <w:szCs w:val="22"/>
        </w:rPr>
      </w:pPr>
      <w:r w:rsidRPr="004F517E">
        <w:rPr>
          <w:rFonts w:ascii="Arial" w:hAnsi="Arial" w:cs="Arial"/>
          <w:sz w:val="22"/>
          <w:szCs w:val="22"/>
        </w:rPr>
        <w:t xml:space="preserve">All source files are available on the project Github pages, together with an accompanying readme file. </w:t>
      </w:r>
      <w:r w:rsidR="00951BF4" w:rsidRPr="004F517E">
        <w:rPr>
          <w:rFonts w:ascii="Arial" w:hAnsi="Arial" w:cs="Arial"/>
          <w:sz w:val="22"/>
          <w:szCs w:val="22"/>
        </w:rPr>
        <w:t>A first prototype version of the nmrML XSD, accompanying CV and example XML instances are available under the Github development pages.</w:t>
      </w:r>
    </w:p>
    <w:p w14:paraId="39706588" w14:textId="77777777"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Strong"/>
          <w:rFonts w:ascii="Arial" w:hAnsi="Arial" w:cs="Arial"/>
          <w:sz w:val="20"/>
          <w:szCs w:val="20"/>
        </w:rPr>
        <w:t>The nmrML XML Schema (XSD):</w:t>
      </w:r>
    </w:p>
    <w:p w14:paraId="27F3F490" w14:textId="77777777" w:rsidR="00951BF4" w:rsidRPr="00951BF4" w:rsidRDefault="00FB5CE7" w:rsidP="003329BB">
      <w:pPr>
        <w:pStyle w:val="rtejustify"/>
        <w:spacing w:before="0" w:beforeAutospacing="0" w:after="0" w:afterAutospacing="0"/>
        <w:jc w:val="both"/>
        <w:rPr>
          <w:rFonts w:ascii="Arial" w:hAnsi="Arial" w:cs="Arial"/>
          <w:sz w:val="20"/>
          <w:szCs w:val="20"/>
        </w:rPr>
      </w:pPr>
      <w:hyperlink r:id="rId24" w:history="1">
        <w:r w:rsidR="00951BF4" w:rsidRPr="00951BF4">
          <w:rPr>
            <w:rStyle w:val="Hyperlink"/>
            <w:rFonts w:ascii="Arial" w:eastAsia="Arial" w:hAnsi="Arial" w:cs="Arial"/>
            <w:sz w:val="20"/>
            <w:szCs w:val="20"/>
          </w:rPr>
          <w:t>https://github.com/nmrML/nmrML/blob/master/xml-schemata/nmrML.xsd</w:t>
        </w:r>
      </w:hyperlink>
    </w:p>
    <w:p w14:paraId="54FA1034" w14:textId="77777777"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Strong"/>
          <w:rFonts w:ascii="Arial" w:hAnsi="Arial" w:cs="Arial"/>
          <w:sz w:val="20"/>
          <w:szCs w:val="20"/>
        </w:rPr>
        <w:t>The nmrML Controlled Vocabulary (CV):</w:t>
      </w:r>
    </w:p>
    <w:p w14:paraId="184C7734" w14:textId="77777777" w:rsidR="00951BF4" w:rsidRPr="00951BF4" w:rsidRDefault="00FB5CE7" w:rsidP="003329BB">
      <w:pPr>
        <w:pStyle w:val="rtejustify"/>
        <w:spacing w:before="0" w:beforeAutospacing="0" w:after="0" w:afterAutospacing="0"/>
        <w:jc w:val="both"/>
        <w:rPr>
          <w:rFonts w:ascii="Arial" w:hAnsi="Arial" w:cs="Arial"/>
          <w:sz w:val="20"/>
          <w:szCs w:val="20"/>
        </w:rPr>
      </w:pPr>
      <w:hyperlink r:id="rId25" w:history="1">
        <w:r w:rsidR="00951BF4" w:rsidRPr="00951BF4">
          <w:rPr>
            <w:rStyle w:val="Hyperlink"/>
            <w:rFonts w:ascii="Arial" w:eastAsia="Arial" w:hAnsi="Arial" w:cs="Arial"/>
            <w:sz w:val="20"/>
            <w:szCs w:val="20"/>
          </w:rPr>
          <w:t>https://github.com/nmrML/nmrML/blob/master/ontologies/nmrCV.owl</w:t>
        </w:r>
      </w:hyperlink>
    </w:p>
    <w:p w14:paraId="4885D756" w14:textId="77777777" w:rsidR="00951BF4" w:rsidRPr="00951BF4" w:rsidRDefault="00E40273" w:rsidP="003329BB">
      <w:pPr>
        <w:pStyle w:val="rtejustify"/>
        <w:spacing w:before="0" w:beforeAutospacing="0" w:after="0" w:afterAutospacing="0"/>
        <w:jc w:val="both"/>
        <w:rPr>
          <w:rFonts w:ascii="Arial" w:hAnsi="Arial" w:cs="Arial"/>
          <w:sz w:val="20"/>
          <w:szCs w:val="20"/>
        </w:rPr>
      </w:pPr>
      <w:r>
        <w:rPr>
          <w:rStyle w:val="Strong"/>
          <w:rFonts w:ascii="Arial" w:hAnsi="Arial" w:cs="Arial"/>
          <w:sz w:val="20"/>
          <w:szCs w:val="20"/>
        </w:rPr>
        <w:t xml:space="preserve">The </w:t>
      </w:r>
      <w:r w:rsidR="00951BF4" w:rsidRPr="00951BF4">
        <w:rPr>
          <w:rStyle w:val="Strong"/>
          <w:rFonts w:ascii="Arial" w:hAnsi="Arial" w:cs="Arial"/>
          <w:sz w:val="20"/>
          <w:szCs w:val="20"/>
        </w:rPr>
        <w:t>nmrML example files:</w:t>
      </w:r>
    </w:p>
    <w:p w14:paraId="51A2E917" w14:textId="77777777" w:rsidR="00E40273" w:rsidRPr="00951BF4" w:rsidRDefault="00FB5CE7" w:rsidP="003329BB">
      <w:pPr>
        <w:pStyle w:val="rtejustify"/>
        <w:spacing w:before="0" w:beforeAutospacing="0" w:after="0" w:afterAutospacing="0"/>
        <w:jc w:val="both"/>
        <w:rPr>
          <w:rFonts w:ascii="Arial" w:hAnsi="Arial" w:cs="Arial"/>
          <w:sz w:val="20"/>
          <w:szCs w:val="20"/>
        </w:rPr>
      </w:pPr>
      <w:hyperlink r:id="rId26" w:history="1">
        <w:r w:rsidR="00951BF4" w:rsidRPr="00951BF4">
          <w:rPr>
            <w:rStyle w:val="Hyperlink"/>
            <w:rFonts w:ascii="Arial" w:eastAsia="Arial" w:hAnsi="Arial" w:cs="Arial"/>
            <w:sz w:val="20"/>
            <w:szCs w:val="20"/>
          </w:rPr>
          <w:t>https://github.com/nmrML/nmrML/tree/master/examples/working.tmp/nmrML</w:t>
        </w:r>
      </w:hyperlink>
      <w:r w:rsidR="00E40273">
        <w:rPr>
          <w:rStyle w:val="Hyperlink"/>
          <w:rFonts w:ascii="Arial" w:eastAsia="Arial" w:hAnsi="Arial" w:cs="Arial"/>
          <w:sz w:val="20"/>
          <w:szCs w:val="20"/>
        </w:rPr>
        <w:t xml:space="preserve"> </w:t>
      </w:r>
      <w:r w:rsidR="00E40273" w:rsidRPr="00067D27">
        <w:rPr>
          <w:rFonts w:ascii="Arial" w:hAnsi="Arial" w:cs="Arial"/>
          <w:sz w:val="22"/>
        </w:rPr>
        <w:t xml:space="preserve">&amp; </w:t>
      </w:r>
    </w:p>
    <w:p w14:paraId="71D4F1F1" w14:textId="77777777" w:rsidR="00951BF4" w:rsidRPr="00951BF4" w:rsidRDefault="00FB5CE7" w:rsidP="003329BB">
      <w:pPr>
        <w:pStyle w:val="rtejustify"/>
        <w:spacing w:before="0" w:beforeAutospacing="0" w:after="0" w:afterAutospacing="0"/>
        <w:jc w:val="both"/>
        <w:rPr>
          <w:rFonts w:ascii="Arial" w:hAnsi="Arial" w:cs="Arial"/>
          <w:sz w:val="20"/>
          <w:szCs w:val="20"/>
        </w:rPr>
      </w:pPr>
      <w:hyperlink r:id="rId27" w:history="1">
        <w:r w:rsidR="00951BF4" w:rsidRPr="00951BF4">
          <w:rPr>
            <w:rStyle w:val="Hyperlink"/>
            <w:rFonts w:ascii="Arial" w:eastAsia="Arial" w:hAnsi="Arial" w:cs="Arial"/>
            <w:sz w:val="20"/>
            <w:szCs w:val="20"/>
          </w:rPr>
          <w:t>https://github.com/nmrML/nmrML/tree/master/examples</w:t>
        </w:r>
      </w:hyperlink>
    </w:p>
    <w:p w14:paraId="11529B8C" w14:textId="77777777" w:rsidR="009729F3" w:rsidRDefault="009729F3" w:rsidP="003329BB">
      <w:pPr>
        <w:tabs>
          <w:tab w:val="left" w:pos="300"/>
        </w:tabs>
        <w:spacing w:line="240" w:lineRule="auto"/>
        <w:jc w:val="both"/>
      </w:pPr>
    </w:p>
    <w:p w14:paraId="2925FA0A" w14:textId="77777777" w:rsidR="00951BF4" w:rsidRPr="004F517E" w:rsidRDefault="00067D27" w:rsidP="003329BB">
      <w:pPr>
        <w:tabs>
          <w:tab w:val="left" w:pos="300"/>
        </w:tabs>
        <w:spacing w:line="240" w:lineRule="auto"/>
        <w:jc w:val="both"/>
        <w:rPr>
          <w:sz w:val="22"/>
        </w:rPr>
      </w:pPr>
      <w:r>
        <w:rPr>
          <w:sz w:val="22"/>
        </w:rPr>
        <w:t xml:space="preserve">Browsable </w:t>
      </w:r>
      <w:r w:rsidR="00951BF4" w:rsidRPr="004F517E">
        <w:rPr>
          <w:sz w:val="22"/>
        </w:rPr>
        <w:t xml:space="preserve">HTML serializations of the XSD and the CV can be found </w:t>
      </w:r>
      <w:r>
        <w:rPr>
          <w:sz w:val="22"/>
        </w:rPr>
        <w:t xml:space="preserve">in the github folders </w:t>
      </w:r>
      <w:r w:rsidRPr="00067D27">
        <w:rPr>
          <w:color w:val="auto"/>
          <w:sz w:val="22"/>
        </w:rPr>
        <w:t>nmrML\docs\SchemaDocumentation\HTML_Serialisations</w:t>
      </w:r>
      <w:r w:rsidR="00951BF4" w:rsidRPr="004F517E">
        <w:rPr>
          <w:sz w:val="22"/>
        </w:rPr>
        <w:t xml:space="preserve"> and </w:t>
      </w:r>
      <w:r w:rsidR="00E40273" w:rsidRPr="00067D27">
        <w:rPr>
          <w:color w:val="auto"/>
          <w:sz w:val="22"/>
        </w:rPr>
        <w:t>nmrML\docs\CVDocumentation\OwlDoc</w:t>
      </w:r>
      <w:r w:rsidR="00951BF4" w:rsidRPr="00067D27">
        <w:rPr>
          <w:color w:val="auto"/>
          <w:sz w:val="22"/>
        </w:rPr>
        <w:t xml:space="preserve"> </w:t>
      </w:r>
      <w:r w:rsidR="00951BF4" w:rsidRPr="004F517E">
        <w:rPr>
          <w:sz w:val="22"/>
        </w:rPr>
        <w:t>respectively.</w:t>
      </w:r>
    </w:p>
    <w:p w14:paraId="30F6239B" w14:textId="77777777" w:rsidR="009729F3" w:rsidRDefault="009729F3" w:rsidP="003329BB">
      <w:pPr>
        <w:tabs>
          <w:tab w:val="left" w:pos="300"/>
        </w:tabs>
        <w:spacing w:line="240" w:lineRule="auto"/>
        <w:jc w:val="both"/>
      </w:pPr>
    </w:p>
    <w:p w14:paraId="6DC0C035" w14:textId="77777777" w:rsidR="00B23085" w:rsidRDefault="009729F3" w:rsidP="003329BB">
      <w:pPr>
        <w:tabs>
          <w:tab w:val="left" w:pos="300"/>
        </w:tabs>
        <w:spacing w:line="240" w:lineRule="auto"/>
        <w:jc w:val="both"/>
      </w:pPr>
      <w:r w:rsidRPr="00951BF4">
        <w:rPr>
          <w:b/>
        </w:rPr>
        <w:t>GitHub</w:t>
      </w:r>
      <w:r w:rsidR="000B07FC">
        <w:rPr>
          <w:b/>
        </w:rPr>
        <w:t>:</w:t>
      </w:r>
      <w:r w:rsidR="00E40273">
        <w:rPr>
          <w:b/>
        </w:rPr>
        <w:tab/>
      </w:r>
      <w:r w:rsidR="00E40273">
        <w:rPr>
          <w:b/>
        </w:rPr>
        <w:tab/>
      </w:r>
      <w:hyperlink r:id="rId28" w:history="1">
        <w:r>
          <w:rPr>
            <w:rStyle w:val="Hyperlink"/>
          </w:rPr>
          <w:t>https://github.com/nmrML/nmrML</w:t>
        </w:r>
      </w:hyperlink>
      <w:r>
        <w:cr/>
      </w:r>
      <w:r w:rsidR="00610B98" w:rsidRPr="00951BF4">
        <w:rPr>
          <w:b/>
        </w:rPr>
        <w:t>Cosmos website</w:t>
      </w:r>
      <w:r w:rsidR="000B07FC">
        <w:rPr>
          <w:b/>
        </w:rPr>
        <w:t>:</w:t>
      </w:r>
      <w:r w:rsidR="00E40273">
        <w:rPr>
          <w:b/>
        </w:rPr>
        <w:tab/>
      </w:r>
      <w:hyperlink r:id="rId29" w:history="1">
        <w:r w:rsidR="00610B98">
          <w:rPr>
            <w:rStyle w:val="Hyperlink"/>
          </w:rPr>
          <w:t>http://www.cosmos-fp7.eu</w:t>
        </w:r>
      </w:hyperlink>
    </w:p>
    <w:p w14:paraId="169A955C" w14:textId="77777777" w:rsidR="00B23085" w:rsidRDefault="00610B98" w:rsidP="003329BB">
      <w:pPr>
        <w:tabs>
          <w:tab w:val="left" w:pos="300"/>
        </w:tabs>
        <w:spacing w:line="240" w:lineRule="auto"/>
        <w:jc w:val="both"/>
      </w:pPr>
      <w:r w:rsidRPr="00951BF4">
        <w:rPr>
          <w:b/>
        </w:rPr>
        <w:lastRenderedPageBreak/>
        <w:t>nmrML website</w:t>
      </w:r>
      <w:r w:rsidR="000B07FC">
        <w:rPr>
          <w:b/>
        </w:rPr>
        <w:t>:</w:t>
      </w:r>
      <w:r w:rsidR="00E40273">
        <w:rPr>
          <w:b/>
        </w:rPr>
        <w:tab/>
      </w:r>
      <w:hyperlink r:id="rId30" w:history="1">
        <w:r>
          <w:rPr>
            <w:rStyle w:val="Hyperlink"/>
          </w:rPr>
          <w:t>http://nmrml.org</w:t>
        </w:r>
      </w:hyperlink>
      <w:r>
        <w:cr/>
      </w:r>
      <w:r w:rsidRPr="00951BF4">
        <w:rPr>
          <w:b/>
        </w:rPr>
        <w:t>nmrML wiki</w:t>
      </w:r>
      <w:r w:rsidR="000B07FC">
        <w:rPr>
          <w:b/>
        </w:rPr>
        <w:t>:</w:t>
      </w:r>
      <w:r w:rsidR="00E40273">
        <w:rPr>
          <w:b/>
        </w:rPr>
        <w:tab/>
      </w:r>
      <w:r w:rsidR="00E40273">
        <w:rPr>
          <w:b/>
        </w:rPr>
        <w:tab/>
      </w:r>
      <w:hyperlink r:id="rId31" w:history="1">
        <w:r>
          <w:rPr>
            <w:rStyle w:val="Hyperlink"/>
          </w:rPr>
          <w:t>http://cosmos-fp7.eu/nmrML/</w:t>
        </w:r>
      </w:hyperlink>
    </w:p>
    <w:p w14:paraId="4360B7AC" w14:textId="77777777" w:rsidR="00B23085" w:rsidRDefault="00610B98" w:rsidP="003329BB">
      <w:pPr>
        <w:tabs>
          <w:tab w:val="left" w:pos="300"/>
        </w:tabs>
        <w:spacing w:line="240" w:lineRule="auto"/>
        <w:jc w:val="both"/>
        <w:rPr>
          <w:b/>
          <w:color w:val="1F497D"/>
          <w:sz w:val="26"/>
        </w:rPr>
      </w:pPr>
      <w:r w:rsidRPr="00951BF4">
        <w:rPr>
          <w:b/>
        </w:rPr>
        <w:t>nmrML google forum</w:t>
      </w:r>
      <w:r w:rsidR="000B07FC">
        <w:rPr>
          <w:b/>
        </w:rPr>
        <w:t>:</w:t>
      </w:r>
      <w:r w:rsidR="00E40273">
        <w:rPr>
          <w:b/>
        </w:rPr>
        <w:tab/>
      </w:r>
      <w:hyperlink r:id="rId32" w:history="1">
        <w:r>
          <w:rPr>
            <w:rStyle w:val="Hyperlink"/>
          </w:rPr>
          <w:t>https://groups.google.com/forum/#!forum/nmrml</w:t>
        </w:r>
      </w:hyperlink>
    </w:p>
    <w:p w14:paraId="707325BC" w14:textId="77777777" w:rsidR="00B23085" w:rsidRDefault="00610B98" w:rsidP="003329BB">
      <w:pPr>
        <w:pStyle w:val="Heading3"/>
        <w:jc w:val="both"/>
      </w:pPr>
      <w:bookmarkStart w:id="505" w:name="h.qcv53obhavxa"/>
      <w:bookmarkEnd w:id="505"/>
      <w:r>
        <w:t>Example implementations</w:t>
      </w:r>
      <w:bookmarkStart w:id="506" w:name="h.ia6spdh4fg5x"/>
      <w:bookmarkEnd w:id="506"/>
    </w:p>
    <w:p w14:paraId="0C7B9EDA" w14:textId="77777777" w:rsidR="000B07FC" w:rsidRDefault="000B07FC" w:rsidP="003329BB">
      <w:pPr>
        <w:jc w:val="both"/>
        <w:rPr>
          <w:sz w:val="22"/>
        </w:rPr>
      </w:pPr>
      <w:r w:rsidRPr="004F517E">
        <w:rPr>
          <w:sz w:val="22"/>
        </w:rPr>
        <w:t>We c</w:t>
      </w:r>
      <w:r w:rsidR="00610B98" w:rsidRPr="004F517E">
        <w:rPr>
          <w:sz w:val="22"/>
        </w:rPr>
        <w:t>reate</w:t>
      </w:r>
      <w:r w:rsidRPr="004F517E">
        <w:rPr>
          <w:sz w:val="22"/>
        </w:rPr>
        <w:t>d two</w:t>
      </w:r>
      <w:r w:rsidR="00610B98" w:rsidRPr="004F517E">
        <w:rPr>
          <w:sz w:val="22"/>
        </w:rPr>
        <w:t xml:space="preserve"> example xml files from our use cases </w:t>
      </w:r>
      <w:r w:rsidRPr="004F517E">
        <w:rPr>
          <w:sz w:val="22"/>
        </w:rPr>
        <w:t xml:space="preserve">to serve as </w:t>
      </w:r>
      <w:r w:rsidR="00610B98" w:rsidRPr="004F517E">
        <w:rPr>
          <w:sz w:val="22"/>
        </w:rPr>
        <w:t>data-driven check</w:t>
      </w:r>
      <w:r w:rsidRPr="004F517E">
        <w:rPr>
          <w:sz w:val="22"/>
        </w:rPr>
        <w:t xml:space="preserve"> on the format</w:t>
      </w:r>
      <w:r w:rsidR="00067D27">
        <w:rPr>
          <w:sz w:val="22"/>
        </w:rPr>
        <w:t>.</w:t>
      </w:r>
    </w:p>
    <w:p w14:paraId="7D89C6EA" w14:textId="77777777" w:rsidR="00067D27" w:rsidRPr="004F517E" w:rsidRDefault="00067D27" w:rsidP="003329BB">
      <w:pPr>
        <w:jc w:val="both"/>
        <w:rPr>
          <w:sz w:val="22"/>
        </w:rPr>
      </w:pPr>
    </w:p>
    <w:p w14:paraId="29A10847" w14:textId="77777777" w:rsidR="000B07FC" w:rsidRPr="004F517E" w:rsidRDefault="000B07FC" w:rsidP="003329BB">
      <w:pPr>
        <w:jc w:val="both"/>
        <w:rPr>
          <w:b/>
          <w:sz w:val="22"/>
        </w:rPr>
      </w:pPr>
      <w:r w:rsidRPr="004F517E">
        <w:rPr>
          <w:b/>
          <w:sz w:val="22"/>
        </w:rPr>
        <w:t>Example 1:</w:t>
      </w:r>
    </w:p>
    <w:p w14:paraId="21C75CA5" w14:textId="7C246C8D" w:rsidR="00B23085" w:rsidRPr="004F517E" w:rsidRDefault="00610B98" w:rsidP="003329BB">
      <w:pPr>
        <w:jc w:val="both"/>
        <w:rPr>
          <w:sz w:val="22"/>
        </w:rPr>
      </w:pPr>
      <w:r w:rsidRPr="004F517E">
        <w:rPr>
          <w:sz w:val="22"/>
        </w:rPr>
        <w:t xml:space="preserve">At first, we </w:t>
      </w:r>
      <w:r w:rsidR="000B07FC" w:rsidRPr="004F517E">
        <w:rPr>
          <w:sz w:val="22"/>
        </w:rPr>
        <w:t>analyzed</w:t>
      </w:r>
      <w:r w:rsidRPr="004F517E">
        <w:rPr>
          <w:sz w:val="22"/>
        </w:rPr>
        <w:t xml:space="preserve">, if our schema compensated for all data required by the original predecessor. The original J Cruz nmrML XML example </w:t>
      </w:r>
      <w:r w:rsidR="000B07FC" w:rsidRPr="004F517E">
        <w:rPr>
          <w:sz w:val="22"/>
        </w:rPr>
        <w:t>was taken from</w:t>
      </w:r>
      <w:r w:rsidRPr="004F517E">
        <w:rPr>
          <w:sz w:val="22"/>
        </w:rPr>
        <w:t xml:space="preserve"> </w:t>
      </w:r>
      <w:hyperlink r:id="rId33" w:history="1">
        <w:r w:rsidR="000B07FC" w:rsidRPr="004F517E">
          <w:rPr>
            <w:rStyle w:val="Hyperlink"/>
            <w:sz w:val="22"/>
          </w:rPr>
          <w:t>http://www.metabolomicscentre.ca/nmrML/biosample-concentrations.xml</w:t>
        </w:r>
      </w:hyperlink>
      <w:r w:rsidR="000B07FC" w:rsidRPr="004F517E">
        <w:rPr>
          <w:sz w:val="22"/>
        </w:rPr>
        <w:t xml:space="preserve"> and was </w:t>
      </w:r>
      <w:r w:rsidRPr="004F517E">
        <w:rPr>
          <w:sz w:val="22"/>
        </w:rPr>
        <w:t xml:space="preserve">transliterated into an </w:t>
      </w:r>
      <w:r w:rsidR="000B07FC" w:rsidRPr="004F517E">
        <w:rPr>
          <w:sz w:val="22"/>
        </w:rPr>
        <w:t xml:space="preserve">nmrML XML instance </w:t>
      </w:r>
      <w:r w:rsidRPr="004F517E">
        <w:rPr>
          <w:sz w:val="22"/>
        </w:rPr>
        <w:t xml:space="preserve">generated via Oxygen as described at </w:t>
      </w:r>
      <w:hyperlink r:id="rId34" w:history="1">
        <w:r w:rsidRPr="004F517E">
          <w:rPr>
            <w:rStyle w:val="Hyperlink"/>
            <w:sz w:val="22"/>
          </w:rPr>
          <w:t>http://www.oxygenxml.com/doc/ug-editor/topics/xml-schema-instance-generator.html</w:t>
        </w:r>
      </w:hyperlink>
      <w:r w:rsidRPr="004F517E">
        <w:rPr>
          <w:sz w:val="22"/>
        </w:rPr>
        <w:cr/>
        <w:t xml:space="preserve">Where the correct entity usage for some values were doubtful, value entries were marked with the String "???". </w:t>
      </w:r>
      <w:ins w:id="507" w:author="Michael Wilson" w:date="2013-11-04T10:04:00Z">
        <w:r w:rsidR="00532B62">
          <w:rPr>
            <w:sz w:val="22"/>
          </w:rPr>
          <w:t>Un</w:t>
        </w:r>
      </w:ins>
      <w:del w:id="508" w:author="Michael Wilson" w:date="2013-11-04T10:04:00Z">
        <w:r w:rsidRPr="004F517E" w:rsidDel="00532B62">
          <w:rPr>
            <w:sz w:val="22"/>
          </w:rPr>
          <w:delText>No</w:delText>
        </w:r>
        <w:r w:rsidR="000B07FC" w:rsidRPr="004F517E" w:rsidDel="00532B62">
          <w:rPr>
            <w:sz w:val="22"/>
          </w:rPr>
          <w:delText xml:space="preserve">t </w:delText>
        </w:r>
      </w:del>
      <w:r w:rsidR="000B07FC" w:rsidRPr="004F517E">
        <w:rPr>
          <w:sz w:val="22"/>
        </w:rPr>
        <w:t xml:space="preserve">used elements and attributes </w:t>
      </w:r>
      <w:r w:rsidRPr="004F517E">
        <w:rPr>
          <w:sz w:val="22"/>
        </w:rPr>
        <w:t>containing the mere default autogenerated values were deleted in the final version.</w:t>
      </w:r>
    </w:p>
    <w:p w14:paraId="7839D90A" w14:textId="77777777" w:rsidR="00B23085" w:rsidRPr="004F517E" w:rsidRDefault="00B23085" w:rsidP="003329BB">
      <w:pPr>
        <w:jc w:val="both"/>
        <w:rPr>
          <w:sz w:val="22"/>
        </w:rPr>
      </w:pPr>
    </w:p>
    <w:p w14:paraId="5E485030" w14:textId="77777777" w:rsidR="000B07FC" w:rsidRPr="004F517E" w:rsidRDefault="000B07FC" w:rsidP="003329BB">
      <w:pPr>
        <w:jc w:val="both"/>
        <w:rPr>
          <w:b/>
          <w:sz w:val="22"/>
        </w:rPr>
      </w:pPr>
      <w:r w:rsidRPr="004F517E">
        <w:rPr>
          <w:b/>
          <w:sz w:val="22"/>
        </w:rPr>
        <w:t>Example 2:</w:t>
      </w:r>
    </w:p>
    <w:p w14:paraId="629B7FB1" w14:textId="77777777" w:rsidR="00681634" w:rsidRDefault="00532B62" w:rsidP="003329BB">
      <w:pPr>
        <w:jc w:val="both"/>
        <w:rPr>
          <w:ins w:id="509" w:author="Michael Wilson" w:date="2013-11-04T10:08:00Z"/>
          <w:color w:val="FF0000"/>
          <w:sz w:val="22"/>
        </w:rPr>
      </w:pPr>
      <w:ins w:id="510" w:author="Michael Wilson" w:date="2013-11-04T10:04:00Z">
        <w:r>
          <w:rPr>
            <w:color w:val="FF0000"/>
            <w:sz w:val="22"/>
          </w:rPr>
          <w:t xml:space="preserve">An example </w:t>
        </w:r>
      </w:ins>
      <w:ins w:id="511" w:author="Michael Wilson" w:date="2013-11-04T10:05:00Z">
        <w:r>
          <w:rPr>
            <w:color w:val="FF0000"/>
            <w:sz w:val="22"/>
          </w:rPr>
          <w:t>was created from a</w:t>
        </w:r>
      </w:ins>
      <w:ins w:id="512" w:author="Michael Wilson" w:date="2013-11-04T10:04:00Z">
        <w:r>
          <w:rPr>
            <w:color w:val="FF0000"/>
            <w:sz w:val="22"/>
          </w:rPr>
          <w:t xml:space="preserve"> reference spectrum </w:t>
        </w:r>
      </w:ins>
      <w:ins w:id="513" w:author="Michael Wilson" w:date="2013-11-04T10:05:00Z">
        <w:r>
          <w:rPr>
            <w:color w:val="FF0000"/>
            <w:sz w:val="22"/>
          </w:rPr>
          <w:t>obtained from HMDB (</w:t>
        </w:r>
      </w:ins>
      <w:ins w:id="514" w:author="Michael Wilson" w:date="2013-11-04T10:08:00Z">
        <w:r w:rsidR="00681634">
          <w:rPr>
            <w:color w:val="FF0000"/>
            <w:sz w:val="22"/>
          </w:rPr>
          <w:fldChar w:fldCharType="begin"/>
        </w:r>
        <w:r w:rsidR="00681634">
          <w:rPr>
            <w:color w:val="FF0000"/>
            <w:sz w:val="22"/>
          </w:rPr>
          <w:instrText xml:space="preserve"> HYPERLINK "</w:instrText>
        </w:r>
      </w:ins>
      <w:ins w:id="515" w:author="Michael Wilson" w:date="2013-11-04T10:06:00Z">
        <w:r w:rsidR="00681634" w:rsidRPr="00532B62">
          <w:rPr>
            <w:color w:val="FF0000"/>
            <w:sz w:val="22"/>
          </w:rPr>
          <w:instrText>http://www.hmdb.ca/spectra/nmr_one_d/1024</w:instrText>
        </w:r>
      </w:ins>
      <w:ins w:id="516" w:author="Michael Wilson" w:date="2013-11-04T10:08:00Z">
        <w:r w:rsidR="00681634">
          <w:rPr>
            <w:color w:val="FF0000"/>
            <w:sz w:val="22"/>
          </w:rPr>
          <w:instrText xml:space="preserve">" </w:instrText>
        </w:r>
        <w:r w:rsidR="00681634">
          <w:rPr>
            <w:color w:val="FF0000"/>
            <w:sz w:val="22"/>
          </w:rPr>
          <w:fldChar w:fldCharType="separate"/>
        </w:r>
      </w:ins>
      <w:ins w:id="517" w:author="Michael Wilson" w:date="2013-11-04T10:06:00Z">
        <w:r w:rsidR="00681634" w:rsidRPr="005D25DE">
          <w:rPr>
            <w:rStyle w:val="Hyperlink"/>
            <w:sz w:val="22"/>
          </w:rPr>
          <w:t>http://www.hmdb.ca/spectra/nmr_one_d/1024</w:t>
        </w:r>
      </w:ins>
      <w:ins w:id="518" w:author="Michael Wilson" w:date="2013-11-04T10:08:00Z">
        <w:r w:rsidR="00681634">
          <w:rPr>
            <w:color w:val="FF0000"/>
            <w:sz w:val="22"/>
          </w:rPr>
          <w:fldChar w:fldCharType="end"/>
        </w:r>
      </w:ins>
      <w:ins w:id="519" w:author="Michael Wilson" w:date="2013-11-04T10:06:00Z">
        <w:r>
          <w:rPr>
            <w:color w:val="FF0000"/>
            <w:sz w:val="22"/>
          </w:rPr>
          <w:t>). The file was initially written manually by hand, obtaining values to fill in the file from the Varian procpar file</w:t>
        </w:r>
      </w:ins>
      <w:ins w:id="520" w:author="Michael Wilson" w:date="2013-11-04T10:07:00Z">
        <w:r>
          <w:rPr>
            <w:color w:val="FF0000"/>
            <w:sz w:val="22"/>
          </w:rPr>
          <w:t xml:space="preserve"> and a python script for encoding the raw FID data into the correct format</w:t>
        </w:r>
      </w:ins>
      <w:ins w:id="521" w:author="Michael Wilson" w:date="2013-11-04T10:08:00Z">
        <w:r w:rsidR="00681634">
          <w:rPr>
            <w:color w:val="FF0000"/>
            <w:sz w:val="22"/>
          </w:rPr>
          <w:t>.</w:t>
        </w:r>
        <w:r>
          <w:rPr>
            <w:color w:val="FF0000"/>
            <w:sz w:val="22"/>
          </w:rPr>
          <w:t xml:space="preserve"> </w:t>
        </w:r>
        <w:r w:rsidR="00681634">
          <w:rPr>
            <w:color w:val="FF0000"/>
            <w:sz w:val="22"/>
          </w:rPr>
          <w:t>This example also proved useful for creating the conversion software since the output could be compared.</w:t>
        </w:r>
      </w:ins>
    </w:p>
    <w:p w14:paraId="1E97E90B" w14:textId="77777777" w:rsidR="00D62BB6" w:rsidRDefault="00D62BB6" w:rsidP="003329BB">
      <w:pPr>
        <w:jc w:val="both"/>
        <w:rPr>
          <w:ins w:id="522" w:author="Michael Wilson" w:date="2013-11-04T10:09:00Z"/>
          <w:color w:val="FF0000"/>
          <w:sz w:val="22"/>
        </w:rPr>
      </w:pPr>
    </w:p>
    <w:p w14:paraId="17392F83" w14:textId="1AF90F78" w:rsidR="000B07FC" w:rsidRPr="004F517E" w:rsidDel="00532B62" w:rsidRDefault="008D0FE0" w:rsidP="003329BB">
      <w:pPr>
        <w:jc w:val="both"/>
        <w:rPr>
          <w:del w:id="523" w:author="Michael Wilson" w:date="2013-11-04T10:04:00Z"/>
          <w:color w:val="FF0000"/>
          <w:sz w:val="22"/>
        </w:rPr>
      </w:pPr>
      <w:ins w:id="524" w:author="Michael Wilson" w:date="2013-11-04T10:08:00Z">
        <w:r>
          <w:rPr>
            <w:color w:val="FF0000"/>
            <w:sz w:val="22"/>
          </w:rPr>
          <w:t xml:space="preserve">After we </w:t>
        </w:r>
      </w:ins>
      <w:ins w:id="525" w:author="Michael Wilson" w:date="2013-11-04T10:12:00Z">
        <w:r>
          <w:rPr>
            <w:color w:val="FF0000"/>
            <w:sz w:val="22"/>
          </w:rPr>
          <w:t>developed</w:t>
        </w:r>
      </w:ins>
      <w:ins w:id="526" w:author="Michael Wilson" w:date="2013-11-04T10:08:00Z">
        <w:r>
          <w:rPr>
            <w:color w:val="FF0000"/>
            <w:sz w:val="22"/>
          </w:rPr>
          <w:t xml:space="preserve"> </w:t>
        </w:r>
      </w:ins>
      <w:ins w:id="527" w:author="Michael Wilson" w:date="2013-11-04T10:12:00Z">
        <w:r>
          <w:rPr>
            <w:color w:val="FF0000"/>
            <w:sz w:val="22"/>
          </w:rPr>
          <w:t>the</w:t>
        </w:r>
      </w:ins>
      <w:ins w:id="528" w:author="Michael Wilson" w:date="2013-11-04T10:08:00Z">
        <w:r w:rsidR="00681634">
          <w:rPr>
            <w:color w:val="FF0000"/>
            <w:sz w:val="22"/>
          </w:rPr>
          <w:t xml:space="preserve"> conversion software</w:t>
        </w:r>
      </w:ins>
      <w:del w:id="529" w:author="Michael Wilson" w:date="2013-11-04T10:04:00Z">
        <w:r w:rsidR="000B07FC" w:rsidRPr="004F517E" w:rsidDel="00532B62">
          <w:rPr>
            <w:color w:val="FF0000"/>
            <w:sz w:val="22"/>
          </w:rPr>
          <w:delText>MW, please add a few lines here.</w:delText>
        </w:r>
      </w:del>
    </w:p>
    <w:p w14:paraId="07E0618D" w14:textId="4566B4D4" w:rsidR="000B07FC" w:rsidRPr="004F517E" w:rsidDel="00681634" w:rsidRDefault="008D0FE0" w:rsidP="008D0FE0">
      <w:pPr>
        <w:jc w:val="both"/>
        <w:rPr>
          <w:del w:id="530" w:author="Michael Wilson" w:date="2013-11-04T10:09:00Z"/>
          <w:sz w:val="22"/>
        </w:rPr>
        <w:pPrChange w:id="531" w:author="Michael Wilson" w:date="2013-11-04T10:12:00Z">
          <w:pPr>
            <w:jc w:val="both"/>
          </w:pPr>
        </w:pPrChange>
      </w:pPr>
      <w:ins w:id="532" w:author="Michael Wilson" w:date="2013-11-04T10:09:00Z">
        <w:r>
          <w:rPr>
            <w:sz w:val="22"/>
          </w:rPr>
          <w:t xml:space="preserve">, </w:t>
        </w:r>
      </w:ins>
    </w:p>
    <w:p w14:paraId="460B1119" w14:textId="2D763F99" w:rsidR="00B23085" w:rsidRPr="004F517E" w:rsidRDefault="008D0FE0" w:rsidP="008D0FE0">
      <w:pPr>
        <w:jc w:val="both"/>
        <w:rPr>
          <w:sz w:val="22"/>
        </w:rPr>
      </w:pPr>
      <w:ins w:id="533" w:author="Michael Wilson" w:date="2013-11-04T10:12:00Z">
        <w:r>
          <w:rPr>
            <w:sz w:val="22"/>
          </w:rPr>
          <w:t>more</w:t>
        </w:r>
      </w:ins>
      <w:del w:id="534" w:author="Michael Wilson" w:date="2013-11-04T10:09:00Z">
        <w:r w:rsidR="000B07FC" w:rsidRPr="004F517E" w:rsidDel="00681634">
          <w:rPr>
            <w:sz w:val="22"/>
          </w:rPr>
          <w:delText>F</w:delText>
        </w:r>
      </w:del>
      <w:del w:id="535" w:author="Michael Wilson" w:date="2013-11-04T10:12:00Z">
        <w:r w:rsidR="000B07FC" w:rsidRPr="004F517E" w:rsidDel="008D0FE0">
          <w:rPr>
            <w:sz w:val="22"/>
          </w:rPr>
          <w:delText>urther</w:delText>
        </w:r>
      </w:del>
      <w:r w:rsidR="00610B98" w:rsidRPr="004F517E">
        <w:rPr>
          <w:sz w:val="22"/>
        </w:rPr>
        <w:t xml:space="preserve"> example files were generated from </w:t>
      </w:r>
      <w:ins w:id="536" w:author="Michael Wilson" w:date="2013-11-04T10:12:00Z">
        <w:r>
          <w:rPr>
            <w:sz w:val="22"/>
          </w:rPr>
          <w:t>M</w:t>
        </w:r>
      </w:ins>
      <w:del w:id="537" w:author="Michael Wilson" w:date="2013-11-04T10:12:00Z">
        <w:r w:rsidR="00610B98" w:rsidRPr="004F517E" w:rsidDel="008D0FE0">
          <w:rPr>
            <w:sz w:val="22"/>
          </w:rPr>
          <w:delText>m</w:delText>
        </w:r>
      </w:del>
      <w:r w:rsidR="00610B98" w:rsidRPr="004F517E">
        <w:rPr>
          <w:sz w:val="22"/>
        </w:rPr>
        <w:t>etabo</w:t>
      </w:r>
      <w:ins w:id="538" w:author="Michael Wilson" w:date="2013-11-04T10:12:00Z">
        <w:r>
          <w:rPr>
            <w:sz w:val="22"/>
          </w:rPr>
          <w:t>L</w:t>
        </w:r>
      </w:ins>
      <w:del w:id="539" w:author="Michael Wilson" w:date="2013-11-04T10:12:00Z">
        <w:r w:rsidR="00610B98" w:rsidRPr="004F517E" w:rsidDel="008D0FE0">
          <w:rPr>
            <w:sz w:val="22"/>
          </w:rPr>
          <w:delText>l</w:delText>
        </w:r>
      </w:del>
      <w:r w:rsidR="00610B98" w:rsidRPr="004F517E">
        <w:rPr>
          <w:sz w:val="22"/>
        </w:rPr>
        <w:t>ights entr</w:t>
      </w:r>
      <w:ins w:id="540" w:author="Michael Wilson" w:date="2013-11-04T10:13:00Z">
        <w:r>
          <w:rPr>
            <w:sz w:val="22"/>
          </w:rPr>
          <w:t>ies</w:t>
        </w:r>
      </w:ins>
      <w:del w:id="541" w:author="Michael Wilson" w:date="2013-11-04T10:13:00Z">
        <w:r w:rsidR="00610B98" w:rsidRPr="004F517E" w:rsidDel="008D0FE0">
          <w:rPr>
            <w:sz w:val="22"/>
          </w:rPr>
          <w:delText>y</w:delText>
        </w:r>
      </w:del>
      <w:r w:rsidR="00610B98" w:rsidRPr="004F517E">
        <w:rPr>
          <w:sz w:val="22"/>
        </w:rPr>
        <w:t xml:space="preserve"> MTBLS1 and 25 data as well as for </w:t>
      </w:r>
      <w:r w:rsidR="000B07FC" w:rsidRPr="004F517E">
        <w:rPr>
          <w:sz w:val="22"/>
        </w:rPr>
        <w:t>IPB</w:t>
      </w:r>
      <w:r w:rsidR="00610B98" w:rsidRPr="004F517E">
        <w:rPr>
          <w:sz w:val="22"/>
        </w:rPr>
        <w:t xml:space="preserve"> Hop data [Ref]</w:t>
      </w:r>
      <w:r w:rsidR="00AA0C67" w:rsidRPr="004F517E">
        <w:rPr>
          <w:sz w:val="22"/>
        </w:rPr>
        <w:t>.</w:t>
      </w:r>
    </w:p>
    <w:p w14:paraId="319BD2BC" w14:textId="77777777" w:rsidR="00B23085" w:rsidRDefault="00610B98" w:rsidP="003329BB">
      <w:pPr>
        <w:pStyle w:val="Heading2"/>
        <w:tabs>
          <w:tab w:val="clear" w:pos="0"/>
          <w:tab w:val="left" w:pos="300"/>
        </w:tabs>
        <w:spacing w:before="360" w:after="80" w:line="276" w:lineRule="auto"/>
      </w:pPr>
      <w:bookmarkStart w:id="542" w:name="h.lqs1cvrubwhh"/>
      <w:bookmarkStart w:id="543" w:name="__RefHeading__1474_1605960097"/>
      <w:bookmarkStart w:id="544" w:name="_Toc370369508"/>
      <w:bookmarkEnd w:id="542"/>
      <w:bookmarkEnd w:id="543"/>
      <w:r>
        <w:rPr>
          <w:i w:val="0"/>
          <w:color w:val="000000"/>
          <w:sz w:val="34"/>
        </w:rPr>
        <w:t>Next steps</w:t>
      </w:r>
      <w:bookmarkEnd w:id="544"/>
    </w:p>
    <w:p w14:paraId="41F04A4B" w14:textId="031ECEAB" w:rsidR="00E212CC" w:rsidRPr="004F517E" w:rsidDel="00FE5DEE" w:rsidRDefault="00E212CC" w:rsidP="00FE5DEE">
      <w:pPr>
        <w:tabs>
          <w:tab w:val="left" w:pos="300"/>
          <w:tab w:val="center" w:pos="4116"/>
        </w:tabs>
        <w:jc w:val="both"/>
        <w:rPr>
          <w:del w:id="545" w:author="Michael Wilson" w:date="2013-11-04T10:13:00Z"/>
          <w:sz w:val="22"/>
        </w:rPr>
        <w:pPrChange w:id="546" w:author="Michael Wilson" w:date="2013-11-04T10:13:00Z">
          <w:pPr>
            <w:tabs>
              <w:tab w:val="left" w:pos="300"/>
            </w:tabs>
            <w:jc w:val="both"/>
          </w:pPr>
        </w:pPrChange>
      </w:pPr>
      <w:del w:id="547" w:author="Michael Wilson" w:date="2013-11-04T10:13:00Z">
        <w:r w:rsidRPr="004F517E" w:rsidDel="00FE5DEE">
          <w:rPr>
            <w:color w:val="FF0000"/>
            <w:sz w:val="22"/>
          </w:rPr>
          <w:delText>[MW, please add what’s missing on the XSD-next steps]</w:delText>
        </w:r>
      </w:del>
    </w:p>
    <w:p w14:paraId="3A5EEA7A" w14:textId="55C536D0" w:rsidR="00794DEB" w:rsidRPr="004F517E" w:rsidRDefault="009952E9" w:rsidP="003329BB">
      <w:pPr>
        <w:tabs>
          <w:tab w:val="left" w:pos="300"/>
        </w:tabs>
        <w:jc w:val="both"/>
        <w:rPr>
          <w:sz w:val="22"/>
        </w:rPr>
      </w:pPr>
      <w:r w:rsidRPr="004F517E">
        <w:rPr>
          <w:sz w:val="22"/>
        </w:rPr>
        <w:t>The next step is to p</w:t>
      </w:r>
      <w:r w:rsidR="00610B98" w:rsidRPr="004F517E">
        <w:rPr>
          <w:sz w:val="22"/>
        </w:rPr>
        <w:t xml:space="preserve">lan </w:t>
      </w:r>
      <w:r w:rsidRPr="004F517E">
        <w:rPr>
          <w:sz w:val="22"/>
        </w:rPr>
        <w:t xml:space="preserve">the </w:t>
      </w:r>
      <w:r w:rsidR="00610B98" w:rsidRPr="004F517E">
        <w:rPr>
          <w:sz w:val="22"/>
        </w:rPr>
        <w:t>first rele</w:t>
      </w:r>
      <w:r w:rsidRPr="004F517E">
        <w:rPr>
          <w:sz w:val="22"/>
        </w:rPr>
        <w:t xml:space="preserve">ase of the core </w:t>
      </w:r>
      <w:del w:id="548" w:author="Michael Wilson" w:date="2013-11-04T10:10:00Z">
        <w:r w:rsidRPr="004F517E" w:rsidDel="00D62BB6">
          <w:rPr>
            <w:sz w:val="22"/>
          </w:rPr>
          <w:delText xml:space="preserve">xsd </w:delText>
        </w:r>
      </w:del>
      <w:ins w:id="549" w:author="Michael Wilson" w:date="2013-11-04T10:10:00Z">
        <w:r w:rsidR="00D62BB6">
          <w:rPr>
            <w:sz w:val="22"/>
          </w:rPr>
          <w:t>XSD</w:t>
        </w:r>
        <w:r w:rsidR="00D62BB6" w:rsidRPr="004F517E">
          <w:rPr>
            <w:sz w:val="22"/>
          </w:rPr>
          <w:t xml:space="preserve"> </w:t>
        </w:r>
      </w:ins>
      <w:r w:rsidRPr="004F517E">
        <w:rPr>
          <w:sz w:val="22"/>
        </w:rPr>
        <w:t xml:space="preserve">and initial CV. </w:t>
      </w:r>
      <w:ins w:id="550" w:author="Michael Wilson" w:date="2013-11-04T10:13:00Z">
        <w:r w:rsidR="00FE5DEE">
          <w:rPr>
            <w:sz w:val="22"/>
          </w:rPr>
          <w:t xml:space="preserve">Further testing of the XSD is required with </w:t>
        </w:r>
      </w:ins>
      <w:ins w:id="551" w:author="Michael Wilson" w:date="2013-11-04T10:15:00Z">
        <w:r w:rsidR="00FE5DEE">
          <w:rPr>
            <w:sz w:val="22"/>
          </w:rPr>
          <w:t>diverse</w:t>
        </w:r>
      </w:ins>
      <w:ins w:id="552" w:author="Michael Wilson" w:date="2013-11-04T10:13:00Z">
        <w:r w:rsidR="00FE5DEE">
          <w:rPr>
            <w:sz w:val="22"/>
          </w:rPr>
          <w:t xml:space="preserve"> experimental configurations, to ensure that our goal of flexibility has been achieved.</w:t>
        </w:r>
      </w:ins>
      <w:ins w:id="553" w:author="Michael Wilson" w:date="2013-11-04T10:15:00Z">
        <w:r w:rsidR="00FE5DEE">
          <w:rPr>
            <w:sz w:val="22"/>
          </w:rPr>
          <w:t xml:space="preserve"> </w:t>
        </w:r>
      </w:ins>
      <w:ins w:id="554" w:author="Michael Wilson" w:date="2013-11-04T10:16:00Z">
        <w:r w:rsidR="00FE5DEE">
          <w:rPr>
            <w:sz w:val="22"/>
          </w:rPr>
          <w:t>We must also ensure that the schema is compatible with the steps we are taking toward QuantML and IdentML.</w:t>
        </w:r>
      </w:ins>
      <w:ins w:id="555" w:author="Michael Wilson" w:date="2013-11-04T10:17:00Z">
        <w:r w:rsidR="00483184">
          <w:rPr>
            <w:sz w:val="22"/>
          </w:rPr>
          <w:t xml:space="preserve"> Continuing to improve the documentation and building a community of users will provide further feedback for improvements to the Schema.</w:t>
        </w:r>
      </w:ins>
      <w:ins w:id="556" w:author="Michael Wilson" w:date="2013-11-04T10:13:00Z">
        <w:r w:rsidR="00FE5DEE">
          <w:rPr>
            <w:sz w:val="22"/>
          </w:rPr>
          <w:t xml:space="preserve"> </w:t>
        </w:r>
      </w:ins>
      <w:r w:rsidRPr="004F517E">
        <w:rPr>
          <w:sz w:val="22"/>
        </w:rPr>
        <w:t>At the same time we will c</w:t>
      </w:r>
      <w:r w:rsidR="00E212CC" w:rsidRPr="004F517E">
        <w:rPr>
          <w:sz w:val="22"/>
        </w:rPr>
        <w:t xml:space="preserve">ontinue </w:t>
      </w:r>
      <w:r w:rsidRPr="004F517E">
        <w:rPr>
          <w:sz w:val="22"/>
        </w:rPr>
        <w:t xml:space="preserve">the </w:t>
      </w:r>
      <w:r w:rsidR="00E212CC" w:rsidRPr="004F517E">
        <w:rPr>
          <w:sz w:val="22"/>
        </w:rPr>
        <w:t>data-driven CV expansions and a</w:t>
      </w:r>
      <w:r w:rsidR="00610B98" w:rsidRPr="004F517E">
        <w:rPr>
          <w:sz w:val="22"/>
        </w:rPr>
        <w:t xml:space="preserve">dd new terms according to </w:t>
      </w:r>
      <w:r w:rsidR="00E212CC" w:rsidRPr="004F517E">
        <w:rPr>
          <w:sz w:val="22"/>
        </w:rPr>
        <w:t xml:space="preserve">the </w:t>
      </w:r>
      <w:r w:rsidRPr="004F517E">
        <w:rPr>
          <w:sz w:val="22"/>
        </w:rPr>
        <w:t xml:space="preserve">additional </w:t>
      </w:r>
      <w:r w:rsidR="00E212CC" w:rsidRPr="004F517E">
        <w:rPr>
          <w:sz w:val="22"/>
        </w:rPr>
        <w:t>examples selected by our different partners.</w:t>
      </w:r>
      <w:r w:rsidRPr="004F517E">
        <w:rPr>
          <w:sz w:val="22"/>
        </w:rPr>
        <w:t xml:space="preserve"> On the CV side we also </w:t>
      </w:r>
      <w:bookmarkStart w:id="557" w:name="_GoBack"/>
      <w:bookmarkEnd w:id="557"/>
      <w:r w:rsidRPr="004F517E">
        <w:rPr>
          <w:sz w:val="22"/>
        </w:rPr>
        <w:t>need to i</w:t>
      </w:r>
      <w:r w:rsidR="00610B98" w:rsidRPr="004F517E">
        <w:rPr>
          <w:sz w:val="22"/>
        </w:rPr>
        <w:t>ntegrate new EBI-NMR CV classes (</w:t>
      </w:r>
      <w:r w:rsidR="00E212CC" w:rsidRPr="004F517E">
        <w:rPr>
          <w:sz w:val="22"/>
        </w:rPr>
        <w:t>us</w:t>
      </w:r>
      <w:r w:rsidRPr="004F517E">
        <w:rPr>
          <w:sz w:val="22"/>
        </w:rPr>
        <w:t>ing</w:t>
      </w:r>
      <w:r w:rsidR="00794DEB" w:rsidRPr="004F517E">
        <w:rPr>
          <w:sz w:val="22"/>
        </w:rPr>
        <w:t xml:space="preserve"> tabular mass term import)</w:t>
      </w:r>
      <w:r w:rsidR="00E212CC" w:rsidRPr="004F517E">
        <w:rPr>
          <w:sz w:val="22"/>
        </w:rPr>
        <w:t>.</w:t>
      </w:r>
    </w:p>
    <w:p w14:paraId="66560BE1" w14:textId="71632EA7" w:rsidR="00B23085" w:rsidRPr="004F517E" w:rsidRDefault="00794DEB" w:rsidP="003329BB">
      <w:pPr>
        <w:tabs>
          <w:tab w:val="left" w:pos="300"/>
        </w:tabs>
        <w:jc w:val="both"/>
        <w:rPr>
          <w:sz w:val="22"/>
        </w:rPr>
      </w:pPr>
      <w:r w:rsidRPr="004F517E">
        <w:rPr>
          <w:sz w:val="22"/>
        </w:rPr>
        <w:t>In general we have to e</w:t>
      </w:r>
      <w:r w:rsidR="00610B98" w:rsidRPr="004F517E">
        <w:rPr>
          <w:sz w:val="22"/>
        </w:rPr>
        <w:t xml:space="preserve">xtend the format specification, e.g. adding more experimental metadata, </w:t>
      </w:r>
      <w:r w:rsidRPr="004F517E">
        <w:rPr>
          <w:sz w:val="22"/>
        </w:rPr>
        <w:t>such as</w:t>
      </w:r>
      <w:r w:rsidR="00610B98" w:rsidRPr="004F517E">
        <w:rPr>
          <w:sz w:val="22"/>
        </w:rPr>
        <w:t xml:space="preserve"> sample types as well as more information on metabolite identification and quantification (both </w:t>
      </w:r>
      <w:r w:rsidR="00E212CC" w:rsidRPr="004F517E">
        <w:rPr>
          <w:sz w:val="22"/>
        </w:rPr>
        <w:t xml:space="preserve">XSD </w:t>
      </w:r>
      <w:r w:rsidRPr="004F517E">
        <w:rPr>
          <w:sz w:val="22"/>
        </w:rPr>
        <w:t xml:space="preserve">and CV side). Also we need to work out </w:t>
      </w:r>
      <w:r w:rsidR="00E40273">
        <w:rPr>
          <w:sz w:val="22"/>
        </w:rPr>
        <w:t>an</w:t>
      </w:r>
      <w:r w:rsidRPr="004F517E">
        <w:rPr>
          <w:sz w:val="22"/>
        </w:rPr>
        <w:t xml:space="preserve"> </w:t>
      </w:r>
      <w:r w:rsidR="00610B98" w:rsidRPr="004F517E">
        <w:rPr>
          <w:sz w:val="22"/>
        </w:rPr>
        <w:t>evaluat</w:t>
      </w:r>
      <w:r w:rsidR="009952E9" w:rsidRPr="004F517E">
        <w:rPr>
          <w:sz w:val="22"/>
        </w:rPr>
        <w:t>ion pipeline</w:t>
      </w:r>
      <w:r w:rsidR="006135C8" w:rsidRPr="004F517E">
        <w:rPr>
          <w:sz w:val="22"/>
        </w:rPr>
        <w:t>.</w:t>
      </w:r>
      <w:r w:rsidRPr="004F517E">
        <w:rPr>
          <w:sz w:val="22"/>
        </w:rPr>
        <w:t xml:space="preserve"> As part of the next deliverable </w:t>
      </w:r>
      <w:r w:rsidR="00E40273">
        <w:rPr>
          <w:sz w:val="22"/>
        </w:rPr>
        <w:t>(</w:t>
      </w:r>
      <w:r w:rsidR="00E40273" w:rsidRPr="00E40273">
        <w:rPr>
          <w:sz w:val="22"/>
        </w:rPr>
        <w:t>D2.5 - Real data, Converters, Validators and Parsers for NMR-ML</w:t>
      </w:r>
      <w:r w:rsidR="00E40273">
        <w:rPr>
          <w:sz w:val="22"/>
        </w:rPr>
        <w:t xml:space="preserve">, </w:t>
      </w:r>
      <w:r w:rsidR="00E40273" w:rsidRPr="00E40273">
        <w:rPr>
          <w:sz w:val="22"/>
        </w:rPr>
        <w:t>m24)</w:t>
      </w:r>
      <w:r w:rsidR="00E40273">
        <w:rPr>
          <w:sz w:val="22"/>
        </w:rPr>
        <w:t xml:space="preserve">, </w:t>
      </w:r>
      <w:r w:rsidRPr="004F517E">
        <w:rPr>
          <w:sz w:val="22"/>
        </w:rPr>
        <w:t>we will i</w:t>
      </w:r>
      <w:r w:rsidR="00E212CC" w:rsidRPr="004F517E">
        <w:rPr>
          <w:sz w:val="22"/>
        </w:rPr>
        <w:t xml:space="preserve">mplement </w:t>
      </w:r>
      <w:r w:rsidRPr="004F517E">
        <w:rPr>
          <w:sz w:val="22"/>
        </w:rPr>
        <w:t xml:space="preserve">the CV-aware </w:t>
      </w:r>
      <w:r w:rsidR="00E212CC" w:rsidRPr="004F517E">
        <w:rPr>
          <w:sz w:val="22"/>
        </w:rPr>
        <w:t>v</w:t>
      </w:r>
      <w:r w:rsidR="00610B98" w:rsidRPr="004F517E">
        <w:rPr>
          <w:sz w:val="22"/>
        </w:rPr>
        <w:t xml:space="preserve">alidator software and mapping files containing verification rules in order to check xml instances on </w:t>
      </w:r>
      <w:r w:rsidR="00E212CC" w:rsidRPr="004F517E">
        <w:rPr>
          <w:sz w:val="22"/>
        </w:rPr>
        <w:t xml:space="preserve">semantic </w:t>
      </w:r>
      <w:r w:rsidR="00610B98" w:rsidRPr="004F517E">
        <w:rPr>
          <w:sz w:val="22"/>
        </w:rPr>
        <w:t>errors and completeness.</w:t>
      </w:r>
      <w:r w:rsidRPr="004F517E">
        <w:rPr>
          <w:sz w:val="22"/>
        </w:rPr>
        <w:t xml:space="preserve"> In parallel we </w:t>
      </w:r>
      <w:ins w:id="558" w:author="Michael Wilson" w:date="2013-11-04T10:16:00Z">
        <w:r w:rsidR="00FE5DEE">
          <w:rPr>
            <w:sz w:val="22"/>
          </w:rPr>
          <w:t xml:space="preserve">are </w:t>
        </w:r>
      </w:ins>
      <w:r w:rsidRPr="004F517E">
        <w:rPr>
          <w:sz w:val="22"/>
        </w:rPr>
        <w:t>i</w:t>
      </w:r>
      <w:r w:rsidR="00610B98" w:rsidRPr="004F517E">
        <w:rPr>
          <w:sz w:val="22"/>
        </w:rPr>
        <w:t>mplement</w:t>
      </w:r>
      <w:ins w:id="559" w:author="Michael Wilson" w:date="2013-11-04T10:16:00Z">
        <w:r w:rsidR="00FE5DEE">
          <w:rPr>
            <w:sz w:val="22"/>
          </w:rPr>
          <w:t>ing</w:t>
        </w:r>
      </w:ins>
      <w:r w:rsidR="00610B98" w:rsidRPr="004F517E">
        <w:rPr>
          <w:sz w:val="22"/>
        </w:rPr>
        <w:t xml:space="preserve"> parsers for </w:t>
      </w:r>
      <w:r w:rsidRPr="004F517E">
        <w:rPr>
          <w:sz w:val="22"/>
        </w:rPr>
        <w:t xml:space="preserve">format conversions and </w:t>
      </w:r>
      <w:r w:rsidR="00610B98" w:rsidRPr="004F517E">
        <w:rPr>
          <w:sz w:val="22"/>
        </w:rPr>
        <w:t>I</w:t>
      </w:r>
      <w:r w:rsidR="00E212CC" w:rsidRPr="004F517E">
        <w:rPr>
          <w:sz w:val="22"/>
        </w:rPr>
        <w:t>/</w:t>
      </w:r>
      <w:r w:rsidRPr="004F517E">
        <w:rPr>
          <w:sz w:val="22"/>
        </w:rPr>
        <w:t>O to open source tools. The c</w:t>
      </w:r>
      <w:r w:rsidR="00E212CC" w:rsidRPr="004F517E">
        <w:rPr>
          <w:sz w:val="22"/>
        </w:rPr>
        <w:t>reat</w:t>
      </w:r>
      <w:r w:rsidRPr="004F517E">
        <w:rPr>
          <w:sz w:val="22"/>
        </w:rPr>
        <w:t>ion of</w:t>
      </w:r>
      <w:r w:rsidR="00E212CC" w:rsidRPr="004F517E">
        <w:rPr>
          <w:sz w:val="22"/>
        </w:rPr>
        <w:t xml:space="preserve"> </w:t>
      </w:r>
      <w:r w:rsidR="00610B98" w:rsidRPr="004F517E">
        <w:rPr>
          <w:sz w:val="22"/>
        </w:rPr>
        <w:t>ISA Tab specification</w:t>
      </w:r>
      <w:r w:rsidR="00E212CC" w:rsidRPr="004F517E">
        <w:rPr>
          <w:sz w:val="22"/>
        </w:rPr>
        <w:t>s</w:t>
      </w:r>
      <w:r w:rsidR="00610B98" w:rsidRPr="004F517E">
        <w:rPr>
          <w:sz w:val="22"/>
        </w:rPr>
        <w:t xml:space="preserve"> for easy tabular data entry and minimal reporting requirement enforcement</w:t>
      </w:r>
      <w:r w:rsidRPr="004F517E">
        <w:rPr>
          <w:sz w:val="22"/>
        </w:rPr>
        <w:t xml:space="preserve"> is considered a further next s</w:t>
      </w:r>
      <w:r w:rsidR="00E40273">
        <w:rPr>
          <w:sz w:val="22"/>
        </w:rPr>
        <w:t>tep (D2.6)</w:t>
      </w:r>
      <w:r w:rsidR="00E212CC" w:rsidRPr="004F517E">
        <w:rPr>
          <w:sz w:val="22"/>
        </w:rPr>
        <w:t>.</w:t>
      </w:r>
    </w:p>
    <w:p w14:paraId="0E12B479" w14:textId="77777777" w:rsidR="00B23085" w:rsidRDefault="00794DEB" w:rsidP="003329BB">
      <w:pPr>
        <w:pStyle w:val="Heading1"/>
        <w:tabs>
          <w:tab w:val="left" w:pos="300"/>
        </w:tabs>
        <w:spacing w:before="480" w:after="120" w:line="360" w:lineRule="auto"/>
        <w:jc w:val="both"/>
        <w:rPr>
          <w:sz w:val="22"/>
        </w:rPr>
      </w:pPr>
      <w:bookmarkStart w:id="560" w:name="__RefHeading__1476_1605960097"/>
      <w:bookmarkStart w:id="561" w:name="h.mkee38vq2yqz"/>
      <w:bookmarkStart w:id="562" w:name="_Toc370369509"/>
      <w:bookmarkEnd w:id="560"/>
      <w:bookmarkEnd w:id="561"/>
      <w:r>
        <w:rPr>
          <w:color w:val="000000"/>
          <w:sz w:val="46"/>
        </w:rPr>
        <w:lastRenderedPageBreak/>
        <w:t xml:space="preserve">4 </w:t>
      </w:r>
      <w:r w:rsidR="00610B98">
        <w:rPr>
          <w:color w:val="000000"/>
          <w:sz w:val="46"/>
        </w:rPr>
        <w:tab/>
        <w:t>Publications</w:t>
      </w:r>
      <w:bookmarkEnd w:id="562"/>
    </w:p>
    <w:p w14:paraId="7EA2317D" w14:textId="77777777" w:rsidR="00B23085" w:rsidRDefault="00610B98" w:rsidP="003329BB">
      <w:pPr>
        <w:tabs>
          <w:tab w:val="left" w:pos="300"/>
        </w:tabs>
        <w:spacing w:before="240"/>
        <w:ind w:left="361"/>
        <w:jc w:val="both"/>
      </w:pPr>
      <w:bookmarkStart w:id="563" w:name="h.3rdcrjn"/>
      <w:bookmarkEnd w:id="563"/>
      <w:r>
        <w:rPr>
          <w:sz w:val="22"/>
        </w:rPr>
        <w:t xml:space="preserve">Schober D., Mayer G., Moing A., Eisenacher M., Neumann S., </w:t>
      </w:r>
      <w:r>
        <w:rPr>
          <w:b/>
          <w:sz w:val="22"/>
        </w:rPr>
        <w:t>Ontological analysis of controlled vocabularies used in PSI/MSI supported XML standards</w:t>
      </w:r>
      <w:r>
        <w:rPr>
          <w:sz w:val="22"/>
        </w:rPr>
        <w:t xml:space="preserve">, Workshop: ODLS 2013, GI-Edition Lecture Notes in Informatics, </w:t>
      </w:r>
      <w:r>
        <w:rPr>
          <w:i/>
          <w:sz w:val="22"/>
        </w:rPr>
        <w:t>Proceedings of the Jahrestagung der Gesellschaft für Informatik 2013</w:t>
      </w:r>
      <w:r>
        <w:rPr>
          <w:sz w:val="22"/>
        </w:rPr>
        <w:t>, Matthias Horbach (Hrsg.), Koblenz, Germany, 16.–20. September 2013, p. 1875-1888,</w:t>
      </w:r>
      <w:hyperlink r:id="rId35" w:history="1">
        <w:r>
          <w:rPr>
            <w:rStyle w:val="Hyperlink"/>
          </w:rPr>
          <w:t xml:space="preserve"> </w:t>
        </w:r>
      </w:hyperlink>
      <w:hyperlink r:id="rId36" w:history="1">
        <w:r>
          <w:rPr>
            <w:rStyle w:val="Hyperlink"/>
          </w:rPr>
          <w:t>https://wiki.imise.uni-leipzig.de/Gruppen/OBML/Workshops/2013-ODLS-en</w:t>
        </w:r>
      </w:hyperlink>
      <w:r>
        <w:cr/>
      </w:r>
    </w:p>
    <w:p w14:paraId="2F5176B5" w14:textId="77777777" w:rsidR="00B23085" w:rsidRPr="00794DEB" w:rsidRDefault="00610B98" w:rsidP="003329BB">
      <w:pPr>
        <w:pStyle w:val="Listenabsatz1"/>
        <w:ind w:left="0" w:firstLine="361"/>
        <w:jc w:val="both"/>
        <w:rPr>
          <w:color w:val="FF0000"/>
        </w:rPr>
      </w:pPr>
      <w:r w:rsidRPr="00794DEB">
        <w:rPr>
          <w:color w:val="FF0000"/>
        </w:rPr>
        <w:t>Metabol</w:t>
      </w:r>
      <w:r w:rsidR="00AA0C67" w:rsidRPr="00794DEB">
        <w:rPr>
          <w:color w:val="FF0000"/>
        </w:rPr>
        <w:t>omics letter/</w:t>
      </w:r>
      <w:r w:rsidRPr="00794DEB">
        <w:rPr>
          <w:color w:val="FF0000"/>
        </w:rPr>
        <w:t>paper ?</w:t>
      </w:r>
      <w:bookmarkStart w:id="564" w:name="h.kote87kvdi52"/>
      <w:bookmarkStart w:id="565" w:name="_Toc370369510"/>
      <w:bookmarkEnd w:id="564"/>
    </w:p>
    <w:p w14:paraId="6343BF9D" w14:textId="77777777" w:rsidR="00B23085" w:rsidRDefault="00610B98">
      <w:pPr>
        <w:pStyle w:val="Heading1"/>
        <w:rPr>
          <w:sz w:val="22"/>
        </w:rPr>
      </w:pPr>
      <w:bookmarkStart w:id="566" w:name="__RefHeading__1478_1605960097"/>
      <w:bookmarkEnd w:id="566"/>
      <w:r>
        <w:t>5</w:t>
      </w:r>
      <w:r>
        <w:tab/>
        <w:t>Delivery and schedule</w:t>
      </w:r>
      <w:bookmarkEnd w:id="565"/>
    </w:p>
    <w:p w14:paraId="391ADD47" w14:textId="77777777" w:rsidR="00B23085" w:rsidRDefault="00610B98">
      <w:pPr>
        <w:spacing w:line="360" w:lineRule="auto"/>
      </w:pPr>
      <w:r>
        <w:rPr>
          <w:sz w:val="22"/>
        </w:rPr>
        <w:t>The delivery is delayed:</w:t>
      </w:r>
      <w:r>
        <w:rPr>
          <w:sz w:val="22"/>
        </w:rPr>
        <w:tab/>
      </w:r>
      <w:r>
        <w:rPr>
          <w:rFonts w:ascii="Verdana" w:eastAsia="Verdana" w:hAnsi="Verdana" w:cs="Verdana"/>
          <w:sz w:val="22"/>
        </w:rPr>
        <w:t>◻</w:t>
      </w:r>
      <w:r>
        <w:rPr>
          <w:sz w:val="22"/>
        </w:rPr>
        <w:t xml:space="preserve"> Yes</w:t>
      </w:r>
      <w:r>
        <w:rPr>
          <w:sz w:val="22"/>
        </w:rPr>
        <w:tab/>
      </w:r>
      <w:r>
        <w:rPr>
          <w:rFonts w:ascii="Verdana" w:eastAsia="Verdana" w:hAnsi="Verdana" w:cs="Verdana"/>
          <w:sz w:val="22"/>
        </w:rPr>
        <w:t>☑</w:t>
      </w:r>
      <w:r>
        <w:rPr>
          <w:sz w:val="22"/>
        </w:rPr>
        <w:t xml:space="preserve"> No</w:t>
      </w:r>
    </w:p>
    <w:p w14:paraId="56A7AE34" w14:textId="77777777" w:rsidR="00B23085" w:rsidRDefault="00610B98">
      <w:pPr>
        <w:pStyle w:val="Heading1"/>
        <w:rPr>
          <w:sz w:val="22"/>
        </w:rPr>
      </w:pPr>
      <w:bookmarkStart w:id="567" w:name="h.27gl0bclclkz"/>
      <w:bookmarkStart w:id="568" w:name="__RefHeading__1480_1605960097"/>
      <w:bookmarkStart w:id="569" w:name="_Toc370369511"/>
      <w:bookmarkEnd w:id="567"/>
      <w:bookmarkEnd w:id="568"/>
      <w:r>
        <w:t>6</w:t>
      </w:r>
      <w:r>
        <w:tab/>
        <w:t>Adjustments made</w:t>
      </w:r>
      <w:bookmarkEnd w:id="569"/>
    </w:p>
    <w:p w14:paraId="79D2F0AE" w14:textId="77777777" w:rsidR="00B23085" w:rsidRDefault="00610B98">
      <w:pPr>
        <w:tabs>
          <w:tab w:val="left" w:pos="300"/>
        </w:tabs>
        <w:spacing w:before="240" w:line="360" w:lineRule="auto"/>
        <w:jc w:val="both"/>
      </w:pPr>
      <w:r>
        <w:rPr>
          <w:sz w:val="22"/>
        </w:rPr>
        <w:t>None.</w:t>
      </w:r>
    </w:p>
    <w:p w14:paraId="2C6843B7" w14:textId="77777777" w:rsidR="00B23085" w:rsidRDefault="00610B98">
      <w:pPr>
        <w:pStyle w:val="Heading1"/>
      </w:pPr>
      <w:bookmarkStart w:id="570" w:name="__RefHeading__1482_1605960097"/>
      <w:bookmarkStart w:id="571" w:name="h.n5wd1vczydh4"/>
      <w:bookmarkStart w:id="572" w:name="_Toc370369512"/>
      <w:bookmarkEnd w:id="570"/>
      <w:bookmarkEnd w:id="571"/>
      <w:r>
        <w:t>7</w:t>
      </w:r>
      <w:r>
        <w:tab/>
        <w:t>Efforts for this deliverable</w:t>
      </w:r>
      <w:bookmarkEnd w:id="572"/>
    </w:p>
    <w:p w14:paraId="36FA8ABD" w14:textId="77777777" w:rsidR="00B23085" w:rsidRDefault="00B23085"/>
    <w:tbl>
      <w:tblPr>
        <w:tblW w:w="0" w:type="auto"/>
        <w:tblInd w:w="-25" w:type="dxa"/>
        <w:tblLayout w:type="fixed"/>
        <w:tblCellMar>
          <w:top w:w="100" w:type="dxa"/>
          <w:left w:w="0" w:type="dxa"/>
          <w:bottom w:w="100" w:type="dxa"/>
          <w:right w:w="0" w:type="dxa"/>
        </w:tblCellMar>
        <w:tblLook w:val="0000" w:firstRow="0" w:lastRow="0" w:firstColumn="0" w:lastColumn="0" w:noHBand="0" w:noVBand="0"/>
      </w:tblPr>
      <w:tblGrid>
        <w:gridCol w:w="2231"/>
        <w:gridCol w:w="2234"/>
        <w:gridCol w:w="2235"/>
        <w:gridCol w:w="1531"/>
      </w:tblGrid>
      <w:tr w:rsidR="00B23085" w14:paraId="6B93011E"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tcPr>
          <w:p w14:paraId="44A94489" w14:textId="77777777" w:rsidR="00B23085" w:rsidRDefault="00610B98">
            <w:pPr>
              <w:spacing w:before="120" w:after="120" w:line="360" w:lineRule="auto"/>
              <w:rPr>
                <w:b/>
                <w:color w:val="1F497D"/>
              </w:rPr>
            </w:pPr>
            <w:r>
              <w:rPr>
                <w:b/>
                <w:color w:val="1F497D"/>
              </w:rPr>
              <w:t>Institute</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2CB70760" w14:textId="77777777" w:rsidR="00B23085" w:rsidRDefault="00610B98">
            <w:pPr>
              <w:spacing w:before="120" w:after="120" w:line="360" w:lineRule="auto"/>
            </w:pPr>
            <w:r>
              <w:rPr>
                <w:b/>
                <w:color w:val="1F497D"/>
              </w:rPr>
              <w:t>Person-months (PM)</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04A2ABEB" w14:textId="77777777" w:rsidR="00B23085" w:rsidRDefault="00B23085">
            <w:pPr>
              <w:spacing w:after="200" w:line="276"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6FAA1921" w14:textId="77777777" w:rsidR="00B23085" w:rsidRDefault="00610B98">
            <w:pPr>
              <w:spacing w:before="120" w:after="120" w:line="360" w:lineRule="auto"/>
            </w:pPr>
            <w:r>
              <w:rPr>
                <w:b/>
                <w:color w:val="1F497D"/>
              </w:rPr>
              <w:t xml:space="preserve">Period </w:t>
            </w:r>
          </w:p>
        </w:tc>
      </w:tr>
      <w:tr w:rsidR="00B23085" w14:paraId="6BFA3919"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tcPr>
          <w:p w14:paraId="019EDF1A" w14:textId="77777777" w:rsidR="00B23085" w:rsidRDefault="00B23085">
            <w:pPr>
              <w:spacing w:before="120" w:after="120" w:line="360" w:lineRule="auto"/>
            </w:pP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46E19E05" w14:textId="77777777" w:rsidR="00B23085" w:rsidRDefault="00610B98">
            <w:pPr>
              <w:spacing w:before="120" w:after="120" w:line="360" w:lineRule="auto"/>
              <w:rPr>
                <w:b/>
                <w:color w:val="1F497D"/>
              </w:rPr>
            </w:pPr>
            <w:r>
              <w:rPr>
                <w:b/>
                <w:color w:val="1F497D"/>
              </w:rPr>
              <w:t>actual</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5877FAC9" w14:textId="77777777" w:rsidR="00B23085" w:rsidRDefault="00610B98">
            <w:pPr>
              <w:spacing w:before="120" w:after="120" w:line="360" w:lineRule="auto"/>
            </w:pPr>
            <w:r>
              <w:rPr>
                <w:b/>
                <w:color w:val="1F497D"/>
              </w:rPr>
              <w:t>estimated</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0DDCD594" w14:textId="77777777" w:rsidR="00B23085" w:rsidRDefault="00B23085">
            <w:pPr>
              <w:spacing w:before="120" w:after="120" w:line="360" w:lineRule="auto"/>
            </w:pPr>
          </w:p>
        </w:tc>
      </w:tr>
      <w:tr w:rsidR="00B23085" w14:paraId="4E623794"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D65F8" w14:textId="77777777" w:rsidR="00B23085" w:rsidRDefault="00610B98">
            <w:pPr>
              <w:spacing w:before="120" w:after="120" w:line="360" w:lineRule="auto"/>
            </w:pPr>
            <w:r>
              <w:t>11. IPB</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74EDDEE4" w14:textId="77777777" w:rsidR="00B23085" w:rsidRDefault="00610B98">
            <w:pPr>
              <w:tabs>
                <w:tab w:val="center" w:pos="1020"/>
              </w:tabs>
              <w:spacing w:before="120" w:after="120" w:line="360" w:lineRule="auto"/>
            </w:pPr>
            <w:r>
              <w:t>3</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648CBE26" w14:textId="77777777" w:rsidR="00B23085" w:rsidRDefault="00610B98">
            <w:pPr>
              <w:spacing w:before="120" w:after="120" w:line="360" w:lineRule="auto"/>
            </w:pPr>
            <w:r>
              <w:t>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0667923F" w14:textId="77777777" w:rsidR="00B23085" w:rsidRDefault="00610B98">
            <w:pPr>
              <w:spacing w:before="120" w:after="120" w:line="360" w:lineRule="auto"/>
            </w:pPr>
            <w:r>
              <w:t>6</w:t>
            </w:r>
          </w:p>
        </w:tc>
      </w:tr>
      <w:tr w:rsidR="00B23085" w14:paraId="71A55297"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FB078D" w14:textId="77777777" w:rsidR="00B23085" w:rsidRDefault="00610B98">
            <w:pPr>
              <w:spacing w:before="120" w:after="120" w:line="360" w:lineRule="auto"/>
            </w:pPr>
            <w:r>
              <w:t>Total</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415D7D72" w14:textId="77777777" w:rsidR="00B23085" w:rsidRDefault="00B23085">
            <w:pPr>
              <w:spacing w:before="120" w:after="120" w:line="360" w:lineRule="auto"/>
            </w:pPr>
          </w:p>
        </w:tc>
        <w:tc>
          <w:tcPr>
            <w:tcW w:w="2235" w:type="dxa"/>
            <w:tcBorders>
              <w:top w:val="single" w:sz="4" w:space="0" w:color="000000"/>
              <w:left w:val="single" w:sz="4" w:space="0" w:color="000000"/>
              <w:bottom w:val="single" w:sz="4" w:space="0" w:color="000000"/>
              <w:right w:val="single" w:sz="4" w:space="0" w:color="000000"/>
            </w:tcBorders>
            <w:shd w:val="clear" w:color="auto" w:fill="E0E0E0"/>
          </w:tcPr>
          <w:p w14:paraId="3AA2545C" w14:textId="77777777" w:rsidR="00B23085" w:rsidRDefault="00B23085">
            <w:pPr>
              <w:spacing w:before="120" w:after="120" w:line="360"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E0E0E0"/>
          </w:tcPr>
          <w:p w14:paraId="008B0E04" w14:textId="77777777" w:rsidR="00B23085" w:rsidRDefault="00B23085">
            <w:pPr>
              <w:spacing w:before="120" w:after="120" w:line="360" w:lineRule="auto"/>
            </w:pPr>
          </w:p>
        </w:tc>
      </w:tr>
    </w:tbl>
    <w:p w14:paraId="6E5E7253" w14:textId="77777777" w:rsidR="00B23085" w:rsidRDefault="00610B98">
      <w:pPr>
        <w:pStyle w:val="Heading1"/>
        <w:rPr>
          <w:sz w:val="22"/>
        </w:rPr>
      </w:pPr>
      <w:bookmarkStart w:id="573" w:name="__RefHeading__1484_1605960097"/>
      <w:bookmarkStart w:id="574" w:name="h.pzvamduqb01a"/>
      <w:bookmarkStart w:id="575" w:name="_Toc370369513"/>
      <w:bookmarkEnd w:id="573"/>
      <w:bookmarkEnd w:id="574"/>
      <w:r>
        <w:t>Appendices</w:t>
      </w:r>
      <w:bookmarkEnd w:id="575"/>
    </w:p>
    <w:p w14:paraId="3854CF1E" w14:textId="77777777" w:rsidR="00B16B3D" w:rsidRDefault="00B16B3D" w:rsidP="00B16B3D">
      <w:pPr>
        <w:tabs>
          <w:tab w:val="left" w:pos="300"/>
        </w:tabs>
        <w:spacing w:before="240"/>
        <w:jc w:val="both"/>
        <w:rPr>
          <w:sz w:val="22"/>
        </w:rPr>
      </w:pPr>
      <w:r>
        <w:rPr>
          <w:b/>
          <w:sz w:val="22"/>
        </w:rPr>
        <w:t>Detailed version history of the CV</w:t>
      </w:r>
    </w:p>
    <w:p w14:paraId="289A7A35" w14:textId="77777777" w:rsidR="00B16B3D" w:rsidRDefault="00B16B3D" w:rsidP="00B16B3D">
      <w:pPr>
        <w:pStyle w:val="Listenabsatz1"/>
        <w:numPr>
          <w:ilvl w:val="0"/>
          <w:numId w:val="4"/>
        </w:numPr>
        <w:tabs>
          <w:tab w:val="left" w:pos="300"/>
        </w:tabs>
        <w:jc w:val="both"/>
        <w:rPr>
          <w:sz w:val="22"/>
        </w:rPr>
      </w:pPr>
      <w:r>
        <w:rPr>
          <w:sz w:val="22"/>
        </w:rPr>
        <w:t>v.1 initial result from the Obo Edit OBO to OWL conversion</w:t>
      </w:r>
    </w:p>
    <w:p w14:paraId="494F0198" w14:textId="77777777" w:rsidR="00B16B3D" w:rsidRDefault="00B16B3D" w:rsidP="00B16B3D">
      <w:pPr>
        <w:pStyle w:val="Listenabsatz1"/>
        <w:numPr>
          <w:ilvl w:val="0"/>
          <w:numId w:val="4"/>
        </w:numPr>
        <w:tabs>
          <w:tab w:val="left" w:pos="300"/>
        </w:tabs>
        <w:jc w:val="both"/>
        <w:rPr>
          <w:sz w:val="22"/>
        </w:rPr>
      </w:pPr>
      <w:r>
        <w:rPr>
          <w:sz w:val="22"/>
        </w:rPr>
        <w:t>v.2 added RA Metadata (just using standard annotation properties, i.e. DC)</w:t>
      </w:r>
    </w:p>
    <w:p w14:paraId="76FD02DA" w14:textId="77777777" w:rsidR="00B16B3D" w:rsidRDefault="00B16B3D" w:rsidP="00B16B3D">
      <w:pPr>
        <w:pStyle w:val="Listenabsatz1"/>
        <w:numPr>
          <w:ilvl w:val="0"/>
          <w:numId w:val="4"/>
        </w:numPr>
        <w:tabs>
          <w:tab w:val="left" w:pos="300"/>
        </w:tabs>
        <w:jc w:val="both"/>
        <w:rPr>
          <w:sz w:val="22"/>
        </w:rPr>
      </w:pPr>
      <w:r>
        <w:rPr>
          <w:sz w:val="22"/>
        </w:rPr>
        <w:t>v.3 added BFO 1.1 import (better for OBO backwards compatibility)</w:t>
      </w:r>
    </w:p>
    <w:p w14:paraId="63634ED8" w14:textId="77777777" w:rsidR="00B16B3D" w:rsidRPr="00067D27" w:rsidRDefault="00B16B3D" w:rsidP="004D1F20">
      <w:pPr>
        <w:pStyle w:val="Listenabsatz1"/>
        <w:numPr>
          <w:ilvl w:val="0"/>
          <w:numId w:val="4"/>
        </w:numPr>
        <w:tabs>
          <w:tab w:val="left" w:pos="300"/>
        </w:tabs>
        <w:jc w:val="both"/>
        <w:rPr>
          <w:sz w:val="22"/>
        </w:rPr>
      </w:pPr>
      <w:r w:rsidRPr="00067D27">
        <w:rPr>
          <w:sz w:val="22"/>
        </w:rPr>
        <w:t>v.4 This version as v.3, but importing BFO 2.0 instead of non-DL BFO 1.1. BFO 2.0 is experimental, but has a rich set of relations integrated from RO, For BF0 2.0, see</w:t>
      </w:r>
      <w:r w:rsidR="00067D27" w:rsidRPr="00067D27">
        <w:rPr>
          <w:sz w:val="22"/>
        </w:rPr>
        <w:t xml:space="preserve"> </w:t>
      </w:r>
      <w:r w:rsidRPr="00067D27">
        <w:rPr>
          <w:sz w:val="22"/>
        </w:rPr>
        <w:t>http://ncorwiki.buffalo.edu/index.php/Basic_Formal_Ontology_2.0:_Tutorial_at_ICBO/FOIS, file loads from http://bfo.googlecode.com/svn/releases/2012-11-15-bugfix/owl-group/bfo.owl</w:t>
      </w:r>
    </w:p>
    <w:p w14:paraId="73D492CD" w14:textId="77777777" w:rsidR="00B16B3D" w:rsidRDefault="00B16B3D" w:rsidP="00B16B3D">
      <w:pPr>
        <w:pStyle w:val="Listenabsatz1"/>
        <w:numPr>
          <w:ilvl w:val="0"/>
          <w:numId w:val="4"/>
        </w:numPr>
        <w:tabs>
          <w:tab w:val="left" w:pos="300"/>
        </w:tabs>
        <w:jc w:val="both"/>
        <w:rPr>
          <w:sz w:val="22"/>
        </w:rPr>
      </w:pPr>
      <w:r>
        <w:rPr>
          <w:sz w:val="22"/>
        </w:rPr>
        <w:t>v.5 This version as v.4, but additionally importing MSI NMR.owl developed at EBI</w:t>
      </w:r>
    </w:p>
    <w:p w14:paraId="3D10B69D" w14:textId="77777777" w:rsidR="00B16B3D" w:rsidRDefault="00B16B3D" w:rsidP="00B16B3D">
      <w:pPr>
        <w:pStyle w:val="Listenabsatz1"/>
        <w:numPr>
          <w:ilvl w:val="0"/>
          <w:numId w:val="4"/>
        </w:numPr>
        <w:tabs>
          <w:tab w:val="left" w:pos="300"/>
        </w:tabs>
        <w:jc w:val="both"/>
        <w:rPr>
          <w:sz w:val="22"/>
        </w:rPr>
      </w:pPr>
      <w:r>
        <w:rPr>
          <w:sz w:val="22"/>
        </w:rPr>
        <w:lastRenderedPageBreak/>
        <w:t>v.6 This version as v.5, but importing BiotopLight2.0 instead of BFO 2.0 as top level ontology</w:t>
      </w:r>
    </w:p>
    <w:p w14:paraId="453A6D7E" w14:textId="2A90A6C1" w:rsidR="00B16B3D" w:rsidRDefault="00B16B3D" w:rsidP="00B16B3D">
      <w:pPr>
        <w:pStyle w:val="Listenabsatz1"/>
        <w:numPr>
          <w:ilvl w:val="0"/>
          <w:numId w:val="4"/>
        </w:numPr>
        <w:tabs>
          <w:tab w:val="left" w:pos="300"/>
        </w:tabs>
        <w:jc w:val="both"/>
        <w:rPr>
          <w:sz w:val="22"/>
        </w:rPr>
      </w:pPr>
      <w:r>
        <w:rPr>
          <w:sz w:val="22"/>
        </w:rPr>
        <w:t xml:space="preserve">v.7 This version is a complete new start (as v.6 ended up being too complex and error prone). For this version I removed the unit import from the </w:t>
      </w:r>
      <w:del w:id="576" w:author="Michael Wilson" w:date="2013-11-04T10:11:00Z">
        <w:r w:rsidDel="00D64EFC">
          <w:rPr>
            <w:sz w:val="22"/>
          </w:rPr>
          <w:delText>Wishard</w:delText>
        </w:r>
      </w:del>
      <w:ins w:id="577" w:author="Michael Wilson" w:date="2013-11-04T10:11:00Z">
        <w:r w:rsidR="00D64EFC">
          <w:rPr>
            <w:sz w:val="22"/>
          </w:rPr>
          <w:t>Wishart</w:t>
        </w:r>
      </w:ins>
      <w:r>
        <w:rPr>
          <w:sz w:val="22"/>
        </w:rPr>
        <w:t xml:space="preserve"> nmr.obo, converted it into owl and imported biotop light 2 and the msi-nmr.owl. To make editing easier, I will merge the owl files physically rather than importing the msi-nmr.owl. The tol level classes from OBI and BFO will then vanish as well.</w:t>
      </w:r>
    </w:p>
    <w:p w14:paraId="6D87470C" w14:textId="77777777" w:rsidR="00B16B3D" w:rsidRDefault="00B16B3D" w:rsidP="00B16B3D">
      <w:pPr>
        <w:pStyle w:val="Listenabsatz1"/>
        <w:numPr>
          <w:ilvl w:val="0"/>
          <w:numId w:val="4"/>
        </w:numPr>
        <w:tabs>
          <w:tab w:val="left" w:pos="300"/>
        </w:tabs>
        <w:jc w:val="both"/>
        <w:rPr>
          <w:sz w:val="22"/>
        </w:rPr>
      </w:pPr>
      <w:r>
        <w:rPr>
          <w:sz w:val="22"/>
        </w:rPr>
        <w:t xml:space="preserve">v.8 This version as v.7, but namespace set to NMR, added _purgatory helperclass and started rebinning under </w:t>
      </w:r>
      <w:r w:rsidR="00067D27">
        <w:rPr>
          <w:sz w:val="22"/>
        </w:rPr>
        <w:t>BiotopLight 2.</w:t>
      </w:r>
    </w:p>
    <w:p w14:paraId="79BD941D" w14:textId="46F2CB13" w:rsidR="00B16B3D" w:rsidRDefault="00B16B3D" w:rsidP="00B16B3D">
      <w:pPr>
        <w:pStyle w:val="Listenabsatz1"/>
        <w:numPr>
          <w:ilvl w:val="0"/>
          <w:numId w:val="4"/>
        </w:numPr>
        <w:tabs>
          <w:tab w:val="left" w:pos="300"/>
        </w:tabs>
        <w:jc w:val="both"/>
        <w:rPr>
          <w:sz w:val="22"/>
        </w:rPr>
      </w:pPr>
      <w:r>
        <w:rPr>
          <w:sz w:val="22"/>
        </w:rPr>
        <w:t>v.9 This version as v.8, but Wishar</w:t>
      </w:r>
      <w:ins w:id="578" w:author="Michael Wilson" w:date="2013-11-04T10:11:00Z">
        <w:r w:rsidR="00EC4431">
          <w:rPr>
            <w:sz w:val="22"/>
          </w:rPr>
          <w:t>t</w:t>
        </w:r>
      </w:ins>
      <w:del w:id="579" w:author="Michael Wilson" w:date="2013-11-04T10:11:00Z">
        <w:r w:rsidDel="00EC4431">
          <w:rPr>
            <w:sz w:val="22"/>
          </w:rPr>
          <w:delText>d</w:delText>
        </w:r>
      </w:del>
      <w:r>
        <w:rPr>
          <w:sz w:val="22"/>
        </w:rPr>
        <w:t xml:space="preserve"> CV binned under biotopLight2 (btl2). Added RA metadata.</w:t>
      </w:r>
    </w:p>
    <w:p w14:paraId="78E80701" w14:textId="650F1F61" w:rsidR="00B16B3D" w:rsidRDefault="00B16B3D" w:rsidP="00B16B3D">
      <w:pPr>
        <w:pStyle w:val="Listenabsatz1"/>
        <w:numPr>
          <w:ilvl w:val="0"/>
          <w:numId w:val="4"/>
        </w:numPr>
        <w:tabs>
          <w:tab w:val="left" w:pos="300"/>
        </w:tabs>
        <w:jc w:val="both"/>
        <w:rPr>
          <w:sz w:val="22"/>
        </w:rPr>
      </w:pPr>
      <w:r>
        <w:rPr>
          <w:sz w:val="22"/>
        </w:rPr>
        <w:t xml:space="preserve">v1.0 As v.9, but removed OBI temporary and outdated IDs and Refs.Taxonomic re-binning of classes that part_of /is_a 'Metabolomics Standards Initiative NMR Spectrometry Vocabularies' under appropriate Biotop classes. Integration of required xsd leaf nodes into CV (see below). Removed </w:t>
      </w:r>
      <w:del w:id="580" w:author="Michael Wilson" w:date="2013-11-04T10:11:00Z">
        <w:r w:rsidDel="00D64EFC">
          <w:rPr>
            <w:sz w:val="22"/>
          </w:rPr>
          <w:delText>Wishard</w:delText>
        </w:r>
      </w:del>
      <w:ins w:id="581" w:author="Michael Wilson" w:date="2013-11-04T10:11:00Z">
        <w:r w:rsidR="00D64EFC">
          <w:rPr>
            <w:sz w:val="22"/>
          </w:rPr>
          <w:t>Wishart</w:t>
        </w:r>
      </w:ins>
      <w:r>
        <w:rPr>
          <w:sz w:val="22"/>
        </w:rPr>
        <w:t xml:space="preserve"> Top Level nodes of doubtful justification, i.e. 'Metabolomics Standards Initiative NMR Spectrometry Vocabularies' and 'spectrum generation information'</w:t>
      </w:r>
      <w:r w:rsidR="00067D27">
        <w:rPr>
          <w:sz w:val="22"/>
        </w:rPr>
        <w:t xml:space="preserve"> and 'spectrum interpretation'.</w:t>
      </w:r>
    </w:p>
    <w:p w14:paraId="7861B5E9" w14:textId="1033B418" w:rsidR="00B16B3D" w:rsidRDefault="00B16B3D" w:rsidP="00B16B3D">
      <w:pPr>
        <w:pStyle w:val="Listenabsatz1"/>
        <w:numPr>
          <w:ilvl w:val="0"/>
          <w:numId w:val="4"/>
        </w:numPr>
        <w:tabs>
          <w:tab w:val="left" w:pos="300"/>
        </w:tabs>
        <w:jc w:val="both"/>
        <w:rPr>
          <w:sz w:val="22"/>
        </w:rPr>
      </w:pPr>
      <w:r>
        <w:rPr>
          <w:sz w:val="22"/>
        </w:rPr>
        <w:t xml:space="preserve">v1.1 Merged msi namespace nmr ontology (Schober NMR) into </w:t>
      </w:r>
      <w:del w:id="582" w:author="Michael Wilson" w:date="2013-11-04T10:11:00Z">
        <w:r w:rsidDel="00D64EFC">
          <w:rPr>
            <w:sz w:val="22"/>
          </w:rPr>
          <w:delText>Wishard</w:delText>
        </w:r>
      </w:del>
      <w:ins w:id="583" w:author="Michael Wilson" w:date="2013-11-04T10:11:00Z">
        <w:r w:rsidR="00D64EFC">
          <w:rPr>
            <w:sz w:val="22"/>
          </w:rPr>
          <w:t>Wishart</w:t>
        </w:r>
      </w:ins>
      <w:r>
        <w:rPr>
          <w:sz w:val="22"/>
        </w:rPr>
        <w:t xml:space="preserve"> CV (using P4 Refactoring/Merge) in order to get rid of import statements and restriction overriding.</w:t>
      </w:r>
    </w:p>
    <w:p w14:paraId="578C91EC" w14:textId="77777777" w:rsidR="00B16B3D" w:rsidRDefault="00B16B3D" w:rsidP="00B16B3D">
      <w:pPr>
        <w:pStyle w:val="Listenabsatz1"/>
        <w:numPr>
          <w:ilvl w:val="0"/>
          <w:numId w:val="4"/>
        </w:numPr>
        <w:tabs>
          <w:tab w:val="left" w:pos="300"/>
        </w:tabs>
        <w:jc w:val="both"/>
        <w:rPr>
          <w:sz w:val="22"/>
        </w:rPr>
      </w:pPr>
      <w:r>
        <w:rPr>
          <w:sz w:val="22"/>
        </w:rPr>
        <w:t>v1.2 Entity (ID) renaming of newly (physically) integrated MSI NMR Terms from MSI namespace to Cosmos nmrML namespace</w:t>
      </w:r>
      <w:r w:rsidR="00067D27">
        <w:rPr>
          <w:sz w:val="22"/>
        </w:rPr>
        <w:t>.</w:t>
      </w:r>
    </w:p>
    <w:p w14:paraId="46C6E253" w14:textId="77777777" w:rsidR="00B16B3D" w:rsidRDefault="00B16B3D" w:rsidP="00B16B3D">
      <w:pPr>
        <w:pStyle w:val="Listenabsatz1"/>
        <w:numPr>
          <w:ilvl w:val="0"/>
          <w:numId w:val="4"/>
        </w:numPr>
        <w:tabs>
          <w:tab w:val="left" w:pos="300"/>
        </w:tabs>
        <w:jc w:val="both"/>
        <w:rPr>
          <w:sz w:val="22"/>
        </w:rPr>
      </w:pPr>
      <w:r>
        <w:rPr>
          <w:sz w:val="22"/>
        </w:rPr>
        <w:t>v1.3 File renaming to get rid of version in Filname (now stores as RA annotation property) infile. New Namespace (now set to http://nmrML.org/nmrCV to distinguish it from xsd namespace). Alignment of ID schemes:To archieve this, we substituted 541 occurances of "nmrCV_" for "nmrCV#NMR:" in the complete owl file. Then we substituited 710 occurrances of "nmrCV#MSI_" with "nmrCV#NMR:1" to align the old MSI IDs to the new NMR prefix and 7 digit length.  Importing DOAP, added RA metadata using http://usefulinc.com/ns/doap#, then removed doap import to get rid of confusing class top level.</w:t>
      </w:r>
    </w:p>
    <w:p w14:paraId="56E570F4" w14:textId="77777777" w:rsidR="00B16B3D" w:rsidRDefault="00B16B3D" w:rsidP="00B16B3D">
      <w:pPr>
        <w:pStyle w:val="Listenabsatz1"/>
        <w:numPr>
          <w:ilvl w:val="0"/>
          <w:numId w:val="4"/>
        </w:numPr>
        <w:tabs>
          <w:tab w:val="left" w:pos="300"/>
        </w:tabs>
        <w:jc w:val="both"/>
        <w:rPr>
          <w:sz w:val="22"/>
        </w:rPr>
      </w:pPr>
      <w:r>
        <w:rPr>
          <w:sz w:val="22"/>
        </w:rPr>
        <w:t xml:space="preserve">v1.4 Empty outdated namespace declarations and NS prefix declarations were removed from the file. The following object properties were taken out of the owl file: </w:t>
      </w:r>
    </w:p>
    <w:p w14:paraId="3B2B2293" w14:textId="77777777" w:rsidR="00B16B3D" w:rsidRDefault="00B16B3D" w:rsidP="00B16B3D">
      <w:pPr>
        <w:tabs>
          <w:tab w:val="left" w:pos="300"/>
        </w:tabs>
        <w:ind w:left="1440"/>
        <w:jc w:val="both"/>
        <w:rPr>
          <w:sz w:val="22"/>
        </w:rPr>
      </w:pPr>
      <w:r>
        <w:rPr>
          <w:sz w:val="22"/>
        </w:rPr>
        <w:t>http://nmrML.org/nmrCV#has_regexp</w:t>
      </w:r>
    </w:p>
    <w:p w14:paraId="00DA2464" w14:textId="77777777" w:rsidR="00B16B3D" w:rsidRDefault="00B16B3D" w:rsidP="00B16B3D">
      <w:pPr>
        <w:tabs>
          <w:tab w:val="left" w:pos="300"/>
        </w:tabs>
        <w:ind w:left="1440"/>
        <w:jc w:val="both"/>
        <w:rPr>
          <w:sz w:val="22"/>
        </w:rPr>
      </w:pPr>
      <w:r>
        <w:rPr>
          <w:sz w:val="22"/>
        </w:rPr>
        <w:t>http://nmrML.org/nmrCV#has_units</w:t>
      </w:r>
    </w:p>
    <w:p w14:paraId="4BB2D2A4" w14:textId="77777777" w:rsidR="00B16B3D" w:rsidRDefault="00B16B3D" w:rsidP="00B16B3D">
      <w:pPr>
        <w:tabs>
          <w:tab w:val="left" w:pos="300"/>
        </w:tabs>
        <w:ind w:left="1440"/>
        <w:jc w:val="both"/>
        <w:rPr>
          <w:sz w:val="22"/>
        </w:rPr>
      </w:pPr>
      <w:r>
        <w:rPr>
          <w:sz w:val="22"/>
        </w:rPr>
        <w:t>http://nmrML.org/nmrCV#part_of</w:t>
      </w:r>
    </w:p>
    <w:p w14:paraId="2647ADE8" w14:textId="77777777" w:rsidR="00B16B3D" w:rsidRDefault="00B16B3D" w:rsidP="0016724D">
      <w:pPr>
        <w:tabs>
          <w:tab w:val="left" w:pos="300"/>
        </w:tabs>
        <w:ind w:left="1440"/>
        <w:jc w:val="both"/>
        <w:rPr>
          <w:sz w:val="22"/>
        </w:rPr>
      </w:pPr>
      <w:r>
        <w:rPr>
          <w:sz w:val="22"/>
        </w:rPr>
        <w:t>Their usage in the ol</w:t>
      </w:r>
      <w:r w:rsidR="0016724D">
        <w:rPr>
          <w:sz w:val="22"/>
        </w:rPr>
        <w:t>d</w:t>
      </w:r>
      <w:r>
        <w:rPr>
          <w:sz w:val="22"/>
        </w:rPr>
        <w:t xml:space="preserve"> Cruz obo file was minor and has to be recreated by hand, but i</w:t>
      </w:r>
      <w:r w:rsidR="0016724D">
        <w:rPr>
          <w:sz w:val="22"/>
        </w:rPr>
        <w:t>deally with relations from btl2.</w:t>
      </w:r>
    </w:p>
    <w:p w14:paraId="26E7516F" w14:textId="77777777" w:rsidR="00B16B3D" w:rsidRDefault="00B16B3D" w:rsidP="00B16B3D">
      <w:pPr>
        <w:pStyle w:val="Listenabsatz1"/>
        <w:numPr>
          <w:ilvl w:val="0"/>
          <w:numId w:val="4"/>
        </w:numPr>
        <w:tabs>
          <w:tab w:val="left" w:pos="300"/>
        </w:tabs>
        <w:jc w:val="both"/>
        <w:rPr>
          <w:sz w:val="22"/>
        </w:rPr>
      </w:pPr>
      <w:r>
        <w:rPr>
          <w:sz w:val="22"/>
        </w:rPr>
        <w:t>v1.5 Major restructuring and redundancy removal, i.e. instruments are now captured as instrument attribute/models.</w:t>
      </w:r>
    </w:p>
    <w:p w14:paraId="132BD2FD" w14:textId="77777777" w:rsidR="00B16B3D" w:rsidRDefault="00B16B3D" w:rsidP="00B16B3D">
      <w:pPr>
        <w:pStyle w:val="Listenabsatz1"/>
        <w:numPr>
          <w:ilvl w:val="0"/>
          <w:numId w:val="4"/>
        </w:numPr>
        <w:tabs>
          <w:tab w:val="left" w:pos="300"/>
        </w:tabs>
        <w:jc w:val="both"/>
        <w:rPr>
          <w:sz w:val="22"/>
        </w:rPr>
      </w:pPr>
      <w:r>
        <w:rPr>
          <w:sz w:val="22"/>
        </w:rPr>
        <w:t>v1.6 CV is now also covering the term-needs for the BML-NMR XSD. But, again, the CV is still considered to be a prototype. Its coverage can be very shallow at times. For some cases there is merely a corresponding CV Entry Class available (to be referenceable by the xsd), which has no further subclasses. These leaf nodes will have to be expanded successively via our use cases and later by term-requests from the practitioners/users. We can expect the CV to grow from currently to about 2500 Terms (as in PSI MS CV). Labels were aligned to be consistent, i.e. NMR_spectrum_post-processing_parameter_set was changed to NMR_data_post-</w:t>
      </w:r>
      <w:r>
        <w:rPr>
          <w:sz w:val="22"/>
        </w:rPr>
        <w:lastRenderedPageBreak/>
        <w:t>processing_parameter_set to be in harmony with the existing NMR_data_pre-processing_parameter_set. 'run attribute' was moved into purgatory. Use acquisition parameter instead. This version imports the owl versions of Unit Ontology and PATO (Qualities).</w:t>
      </w:r>
    </w:p>
    <w:p w14:paraId="1349E837" w14:textId="77777777" w:rsidR="00B16B3D" w:rsidRPr="0016724D" w:rsidRDefault="00B16B3D" w:rsidP="00B16B3D">
      <w:pPr>
        <w:pStyle w:val="Listenabsatz1"/>
        <w:numPr>
          <w:ilvl w:val="0"/>
          <w:numId w:val="4"/>
        </w:numPr>
        <w:tabs>
          <w:tab w:val="left" w:pos="300"/>
        </w:tabs>
        <w:jc w:val="both"/>
        <w:rPr>
          <w:sz w:val="22"/>
        </w:rPr>
      </w:pPr>
      <w:r>
        <w:rPr>
          <w:sz w:val="22"/>
        </w:rPr>
        <w:t>v1.7 Stop any notion of pre and post-processing (there is no agreement on meaning and start/end). We now use 'frequence domain processing' and 'time domain processing' as sortals for processing parameters.</w:t>
      </w:r>
    </w:p>
    <w:p w14:paraId="155E3138" w14:textId="77777777" w:rsidR="00B16B3D" w:rsidRDefault="00B16B3D" w:rsidP="00B16B3D">
      <w:pPr>
        <w:tabs>
          <w:tab w:val="left" w:pos="300"/>
        </w:tabs>
        <w:jc w:val="both"/>
        <w:rPr>
          <w:sz w:val="22"/>
        </w:rPr>
      </w:pPr>
    </w:p>
    <w:p w14:paraId="5992DD66" w14:textId="77777777" w:rsidR="00B16B3D" w:rsidRDefault="00B16B3D" w:rsidP="00B16B3D">
      <w:pPr>
        <w:tabs>
          <w:tab w:val="left" w:pos="300"/>
        </w:tabs>
        <w:spacing w:before="240"/>
        <w:jc w:val="both"/>
      </w:pPr>
      <w:bookmarkStart w:id="584" w:name="h.2gqj11uni93f"/>
      <w:bookmarkEnd w:id="584"/>
      <w:r>
        <w:rPr>
          <w:b/>
          <w:sz w:val="22"/>
        </w:rPr>
        <w:t>CV Issues</w:t>
      </w:r>
    </w:p>
    <w:p w14:paraId="72448AC3" w14:textId="77777777" w:rsidR="00B16B3D" w:rsidRDefault="00B16B3D" w:rsidP="00B16B3D">
      <w:pPr>
        <w:tabs>
          <w:tab w:val="left" w:pos="300"/>
        </w:tabs>
      </w:pPr>
      <w:r>
        <w:t>•Reduplication in disjoint trees, e.g. software names  or Vendors in file formats, …</w:t>
      </w:r>
    </w:p>
    <w:p w14:paraId="4A8C4C95" w14:textId="77777777" w:rsidR="00B16B3D" w:rsidRDefault="00B16B3D" w:rsidP="00B16B3D">
      <w:pPr>
        <w:tabs>
          <w:tab w:val="left" w:pos="300"/>
        </w:tabs>
      </w:pPr>
      <w:r>
        <w:t>•Classifying spectrum prosessing methods according to pre/post acqu, or pre/post FT ?</w:t>
      </w:r>
    </w:p>
    <w:p w14:paraId="0362BFC8" w14:textId="77777777" w:rsidR="00B16B3D" w:rsidRDefault="00B16B3D" w:rsidP="00B16B3D">
      <w:pPr>
        <w:tabs>
          <w:tab w:val="left" w:pos="300"/>
        </w:tabs>
      </w:pPr>
      <w:r>
        <w:t>–Agreed on Time domain Processing and Frequency domain processing</w:t>
      </w:r>
    </w:p>
    <w:p w14:paraId="7E64125A" w14:textId="77777777" w:rsidR="00B16B3D" w:rsidRDefault="00B16B3D" w:rsidP="00B16B3D">
      <w:pPr>
        <w:tabs>
          <w:tab w:val="left" w:pos="300"/>
        </w:tabs>
      </w:pPr>
      <w:r>
        <w:t>•Border nmrCV (raw data) to nmrIdentCV ?</w:t>
      </w:r>
    </w:p>
    <w:p w14:paraId="6020F776" w14:textId="77777777" w:rsidR="00B16B3D" w:rsidRDefault="00B16B3D" w:rsidP="00B16B3D">
      <w:pPr>
        <w:tabs>
          <w:tab w:val="left" w:pos="300"/>
        </w:tabs>
        <w:rPr>
          <w:b/>
          <w:color w:val="1F497D"/>
          <w:sz w:val="26"/>
        </w:rPr>
      </w:pPr>
      <w:r>
        <w:t>– Both in one &amp; the same nmrCV file, but could add slim indicator for that.</w:t>
      </w:r>
    </w:p>
    <w:p w14:paraId="6BC251F1" w14:textId="77777777" w:rsidR="00B23085" w:rsidRDefault="00610B98">
      <w:pPr>
        <w:pStyle w:val="Heading1"/>
      </w:pPr>
      <w:bookmarkStart w:id="585" w:name="__RefHeading__1486_1605960097"/>
      <w:bookmarkStart w:id="586" w:name="h.xkvey1kvadxr"/>
      <w:bookmarkStart w:id="587" w:name="_Toc370369514"/>
      <w:bookmarkEnd w:id="585"/>
      <w:bookmarkEnd w:id="586"/>
      <w:r>
        <w:t>Background information</w:t>
      </w:r>
      <w:bookmarkEnd w:id="587"/>
      <w:r>
        <w:t xml:space="preserve"> </w:t>
      </w:r>
    </w:p>
    <w:p w14:paraId="18CE6FDB"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14:paraId="41C17039"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42A5EE37" w14:textId="77777777" w:rsidR="00B23085" w:rsidRDefault="00610B98">
            <w:pPr>
              <w:jc w:val="both"/>
            </w:pPr>
            <w:r>
              <w:rPr>
                <w:sz w:val="22"/>
                <w:shd w:val="clear" w:color="auto" w:fill="FFFF00"/>
              </w:rPr>
              <w:t>UPDATE WITH WP INFO</w:t>
            </w:r>
          </w:p>
          <w:p w14:paraId="72B07CA8" w14:textId="77777777" w:rsidR="00B23085" w:rsidRDefault="00B23085">
            <w:pPr>
              <w:jc w:val="both"/>
            </w:pPr>
          </w:p>
          <w:p w14:paraId="77AB4093" w14:textId="77777777" w:rsidR="00B23085" w:rsidRDefault="00610B98">
            <w:pPr>
              <w:jc w:val="both"/>
            </w:pPr>
            <w:r>
              <w:rPr>
                <w:sz w:val="22"/>
              </w:rPr>
              <w:t>This deliverable relates to WP</w:t>
            </w:r>
            <w:r>
              <w:rPr>
                <w:sz w:val="22"/>
                <w:shd w:val="clear" w:color="auto" w:fill="FFFF00"/>
              </w:rPr>
              <w:t>X</w:t>
            </w:r>
            <w:r>
              <w:rPr>
                <w:sz w:val="22"/>
              </w:rPr>
              <w:t>; background information on this WP as originally indicated in the description of work (DoW) is included below.</w:t>
            </w:r>
          </w:p>
          <w:p w14:paraId="7FD937DE" w14:textId="77777777" w:rsidR="00B23085" w:rsidRDefault="00B23085">
            <w:pPr>
              <w:jc w:val="both"/>
            </w:pPr>
          </w:p>
          <w:p w14:paraId="4B413237" w14:textId="77777777" w:rsidR="00B23085" w:rsidRDefault="00610B98">
            <w:pPr>
              <w:jc w:val="both"/>
              <w:rPr>
                <w:sz w:val="22"/>
              </w:rPr>
            </w:pPr>
            <w:r>
              <w:rPr>
                <w:sz w:val="22"/>
              </w:rPr>
              <w:t>WP</w:t>
            </w:r>
            <w:r>
              <w:rPr>
                <w:sz w:val="22"/>
                <w:shd w:val="clear" w:color="auto" w:fill="FFFF00"/>
              </w:rPr>
              <w:t>X</w:t>
            </w:r>
            <w:r>
              <w:rPr>
                <w:sz w:val="22"/>
              </w:rPr>
              <w:tab/>
              <w:t xml:space="preserve">Title: </w:t>
            </w:r>
            <w:r>
              <w:rPr>
                <w:sz w:val="22"/>
                <w:shd w:val="clear" w:color="auto" w:fill="FFFF00"/>
              </w:rPr>
              <w:t>Insert WP title</w:t>
            </w:r>
          </w:p>
          <w:p w14:paraId="1F30377B" w14:textId="77777777" w:rsidR="00B23085" w:rsidRDefault="00610B98">
            <w:pPr>
              <w:jc w:val="both"/>
              <w:rPr>
                <w:sz w:val="22"/>
              </w:rPr>
            </w:pPr>
            <w:r>
              <w:rPr>
                <w:sz w:val="22"/>
              </w:rPr>
              <w:tab/>
              <w:t xml:space="preserve">Lead: </w:t>
            </w:r>
            <w:r>
              <w:rPr>
                <w:sz w:val="22"/>
                <w:shd w:val="clear" w:color="auto" w:fill="FFFF00"/>
              </w:rPr>
              <w:t>Insert WPL name, affiliation</w:t>
            </w:r>
          </w:p>
          <w:p w14:paraId="17CD38D0" w14:textId="77777777" w:rsidR="00B23085" w:rsidRDefault="00610B98">
            <w:pPr>
              <w:jc w:val="both"/>
            </w:pPr>
            <w:r>
              <w:rPr>
                <w:sz w:val="22"/>
              </w:rPr>
              <w:tab/>
              <w:t xml:space="preserve">Participants: </w:t>
            </w:r>
            <w:r>
              <w:rPr>
                <w:sz w:val="22"/>
                <w:shd w:val="clear" w:color="auto" w:fill="FFFF00"/>
              </w:rPr>
              <w:t>Insert partners involved in WP</w:t>
            </w:r>
          </w:p>
          <w:p w14:paraId="37092FD9" w14:textId="77777777" w:rsidR="00B23085" w:rsidRDefault="00B23085">
            <w:pPr>
              <w:jc w:val="both"/>
            </w:pPr>
          </w:p>
          <w:p w14:paraId="767D58B8" w14:textId="77777777" w:rsidR="00B23085" w:rsidRDefault="00610B98">
            <w:pPr>
              <w:jc w:val="both"/>
            </w:pPr>
            <w:r>
              <w:rPr>
                <w:sz w:val="22"/>
                <w:shd w:val="clear" w:color="auto" w:fill="FFFF00"/>
              </w:rPr>
              <w:t>Insert WP summary</w:t>
            </w:r>
          </w:p>
        </w:tc>
      </w:tr>
    </w:tbl>
    <w:p w14:paraId="34FB0B68"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058"/>
        <w:gridCol w:w="2058"/>
        <w:gridCol w:w="2058"/>
        <w:gridCol w:w="2057"/>
      </w:tblGrid>
      <w:tr w:rsidR="00B23085" w14:paraId="4F50E81A" w14:textId="77777777">
        <w:tc>
          <w:tcPr>
            <w:tcW w:w="2058" w:type="dxa"/>
            <w:tcBorders>
              <w:top w:val="single" w:sz="8" w:space="0" w:color="000000"/>
              <w:left w:val="single" w:sz="8" w:space="0" w:color="000000"/>
              <w:bottom w:val="single" w:sz="8" w:space="0" w:color="000000"/>
              <w:right w:val="single" w:sz="8" w:space="0" w:color="000000"/>
            </w:tcBorders>
            <w:shd w:val="clear" w:color="auto" w:fill="auto"/>
          </w:tcPr>
          <w:p w14:paraId="1DF16050" w14:textId="77777777" w:rsidR="00B23085" w:rsidRDefault="00610B98">
            <w:pPr>
              <w:tabs>
                <w:tab w:val="left" w:pos="0"/>
                <w:tab w:val="right" w:pos="30"/>
              </w:tabs>
              <w:rPr>
                <w:sz w:val="22"/>
                <w:shd w:val="clear" w:color="auto" w:fill="F2F2F2"/>
              </w:rPr>
            </w:pPr>
            <w:r>
              <w:rPr>
                <w:b/>
                <w:sz w:val="22"/>
                <w:shd w:val="clear" w:color="auto" w:fill="F2F2F2"/>
              </w:rPr>
              <w:t>Work package number</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14:paraId="50089422" w14:textId="77777777" w:rsidR="00B23085" w:rsidRDefault="00610B98">
            <w:pPr>
              <w:tabs>
                <w:tab w:val="left" w:pos="0"/>
                <w:tab w:val="right" w:pos="30"/>
              </w:tabs>
              <w:rPr>
                <w:b/>
                <w:sz w:val="22"/>
                <w:shd w:val="clear" w:color="auto" w:fill="F2F2F2"/>
              </w:rPr>
            </w:pPr>
            <w:r>
              <w:rPr>
                <w:sz w:val="22"/>
                <w:shd w:val="clear" w:color="auto" w:fill="F2F2F2"/>
              </w:rPr>
              <w:t>WPX</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14:paraId="7427C998" w14:textId="77777777" w:rsidR="00B23085" w:rsidRDefault="00610B98">
            <w:pPr>
              <w:tabs>
                <w:tab w:val="left" w:pos="0"/>
                <w:tab w:val="right" w:pos="30"/>
              </w:tabs>
              <w:rPr>
                <w:sz w:val="22"/>
                <w:shd w:val="clear" w:color="auto" w:fill="F2F2F2"/>
              </w:rPr>
            </w:pPr>
            <w:r>
              <w:rPr>
                <w:b/>
                <w:sz w:val="22"/>
                <w:shd w:val="clear" w:color="auto" w:fill="F2F2F2"/>
              </w:rPr>
              <w:t>Start date or starting event:</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14:paraId="356DC5FA" w14:textId="77777777" w:rsidR="00B23085" w:rsidRDefault="00610B98">
            <w:pPr>
              <w:tabs>
                <w:tab w:val="left" w:pos="0"/>
                <w:tab w:val="right" w:pos="30"/>
              </w:tabs>
            </w:pPr>
            <w:r>
              <w:rPr>
                <w:sz w:val="22"/>
                <w:shd w:val="clear" w:color="auto" w:fill="F2F2F2"/>
              </w:rPr>
              <w:t>month X</w:t>
            </w:r>
          </w:p>
        </w:tc>
      </w:tr>
    </w:tbl>
    <w:p w14:paraId="6DE516F1"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4116"/>
        <w:gridCol w:w="4115"/>
      </w:tblGrid>
      <w:tr w:rsidR="00B23085" w14:paraId="07D2C247" w14:textId="77777777">
        <w:tc>
          <w:tcPr>
            <w:tcW w:w="4116" w:type="dxa"/>
            <w:tcBorders>
              <w:top w:val="single" w:sz="8" w:space="0" w:color="000000"/>
              <w:left w:val="single" w:sz="8" w:space="0" w:color="000000"/>
              <w:bottom w:val="single" w:sz="8" w:space="0" w:color="000000"/>
              <w:right w:val="single" w:sz="8" w:space="0" w:color="000000"/>
            </w:tcBorders>
            <w:shd w:val="clear" w:color="auto" w:fill="auto"/>
          </w:tcPr>
          <w:p w14:paraId="08AE122A" w14:textId="77777777" w:rsidR="00B23085" w:rsidRDefault="00610B98">
            <w:pPr>
              <w:tabs>
                <w:tab w:val="left" w:pos="0"/>
                <w:tab w:val="right" w:pos="30"/>
              </w:tabs>
              <w:rPr>
                <w:sz w:val="22"/>
                <w:shd w:val="clear" w:color="auto" w:fill="F2F2F2"/>
              </w:rPr>
            </w:pPr>
            <w:r>
              <w:rPr>
                <w:b/>
                <w:sz w:val="22"/>
                <w:shd w:val="clear" w:color="auto" w:fill="F2F2F2"/>
              </w:rPr>
              <w:t>Work package title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14:paraId="18FB9D6B" w14:textId="77777777" w:rsidR="00B23085" w:rsidRDefault="00610B98">
            <w:pPr>
              <w:tabs>
                <w:tab w:val="left" w:pos="0"/>
                <w:tab w:val="right" w:pos="30"/>
              </w:tabs>
              <w:rPr>
                <w:b/>
                <w:sz w:val="22"/>
                <w:shd w:val="clear" w:color="auto" w:fill="F2F2F2"/>
              </w:rPr>
            </w:pPr>
            <w:r>
              <w:rPr>
                <w:sz w:val="22"/>
                <w:shd w:val="clear" w:color="auto" w:fill="F2F2F2"/>
              </w:rPr>
              <w:t>Insert WP title</w:t>
            </w:r>
          </w:p>
        </w:tc>
      </w:tr>
      <w:tr w:rsidR="00B23085" w14:paraId="749AC606" w14:textId="77777777">
        <w:tc>
          <w:tcPr>
            <w:tcW w:w="4116" w:type="dxa"/>
            <w:tcBorders>
              <w:top w:val="single" w:sz="8" w:space="0" w:color="000000"/>
              <w:left w:val="single" w:sz="8" w:space="0" w:color="000000"/>
              <w:bottom w:val="single" w:sz="8" w:space="0" w:color="000000"/>
              <w:right w:val="single" w:sz="8" w:space="0" w:color="000000"/>
            </w:tcBorders>
            <w:shd w:val="clear" w:color="auto" w:fill="auto"/>
          </w:tcPr>
          <w:p w14:paraId="3B73DE4F" w14:textId="77777777" w:rsidR="00B23085" w:rsidRDefault="00610B98">
            <w:pPr>
              <w:tabs>
                <w:tab w:val="left" w:pos="0"/>
                <w:tab w:val="right" w:pos="30"/>
              </w:tabs>
              <w:rPr>
                <w:sz w:val="22"/>
                <w:shd w:val="clear" w:color="auto" w:fill="F2F2F2"/>
              </w:rPr>
            </w:pPr>
            <w:r>
              <w:rPr>
                <w:b/>
                <w:sz w:val="22"/>
                <w:shd w:val="clear" w:color="auto" w:fill="F2F2F2"/>
              </w:rPr>
              <w:t>Activity Type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14:paraId="67243F3C" w14:textId="77777777" w:rsidR="00B23085" w:rsidRDefault="00610B98">
            <w:pPr>
              <w:tabs>
                <w:tab w:val="left" w:pos="0"/>
                <w:tab w:val="right" w:pos="30"/>
              </w:tabs>
            </w:pPr>
            <w:r>
              <w:rPr>
                <w:sz w:val="22"/>
                <w:shd w:val="clear" w:color="auto" w:fill="F2F2F2"/>
              </w:rPr>
              <w:t>Insert activity type (e.g. RTD, MGT)</w:t>
            </w:r>
          </w:p>
        </w:tc>
      </w:tr>
    </w:tbl>
    <w:p w14:paraId="70ABBD3A"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1305"/>
        <w:gridCol w:w="945"/>
        <w:gridCol w:w="840"/>
        <w:gridCol w:w="855"/>
        <w:gridCol w:w="915"/>
        <w:gridCol w:w="885"/>
        <w:gridCol w:w="825"/>
        <w:gridCol w:w="840"/>
        <w:gridCol w:w="824"/>
      </w:tblGrid>
      <w:tr w:rsidR="00B23085" w14:paraId="74E31CCF" w14:textId="77777777">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07874D64" w14:textId="77777777" w:rsidR="00B23085" w:rsidRDefault="00B23085">
            <w:pPr>
              <w:spacing w:line="276" w:lineRule="auto"/>
              <w:ind w:left="-39"/>
            </w:pPr>
          </w:p>
          <w:p w14:paraId="6CB0976B" w14:textId="77777777" w:rsidR="00B23085" w:rsidRDefault="00610B98">
            <w:pPr>
              <w:tabs>
                <w:tab w:val="left" w:pos="0"/>
                <w:tab w:val="right" w:pos="30"/>
              </w:tabs>
              <w:rPr>
                <w:shd w:val="clear" w:color="auto" w:fill="FFFF00"/>
              </w:rPr>
            </w:pPr>
            <w:r>
              <w:rPr>
                <w:b/>
                <w:shd w:val="clear" w:color="auto" w:fill="F2F2F2"/>
              </w:rPr>
              <w:t>Participant number</w:t>
            </w:r>
          </w:p>
        </w:tc>
        <w:tc>
          <w:tcPr>
            <w:tcW w:w="94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DADD683" w14:textId="77777777" w:rsidR="00B23085" w:rsidRDefault="00610B98">
            <w:pPr>
              <w:tabs>
                <w:tab w:val="left" w:pos="0"/>
                <w:tab w:val="right" w:pos="30"/>
              </w:tabs>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10B3622" w14:textId="77777777" w:rsidR="00B23085" w:rsidRDefault="00610B98">
            <w:pPr>
              <w:tabs>
                <w:tab w:val="left" w:pos="0"/>
                <w:tab w:val="right" w:pos="30"/>
              </w:tabs>
              <w:rPr>
                <w:shd w:val="clear" w:color="auto" w:fill="FFFF00"/>
              </w:rPr>
            </w:pPr>
            <w:r>
              <w:t>11. IPB</w:t>
            </w:r>
          </w:p>
        </w:tc>
        <w:tc>
          <w:tcPr>
            <w:tcW w:w="85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6288853" w14:textId="77777777" w:rsidR="00B23085" w:rsidRDefault="00610B98">
            <w:pPr>
              <w:tabs>
                <w:tab w:val="left" w:pos="0"/>
                <w:tab w:val="right" w:pos="30"/>
              </w:tabs>
              <w:rPr>
                <w:shd w:val="clear" w:color="auto" w:fill="FFFF00"/>
              </w:rPr>
            </w:pPr>
            <w:r>
              <w:rPr>
                <w:shd w:val="clear" w:color="auto" w:fill="FFFF00"/>
              </w:rPr>
              <w:t>No: partner</w:t>
            </w:r>
          </w:p>
        </w:tc>
        <w:tc>
          <w:tcPr>
            <w:tcW w:w="91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C02A70E" w14:textId="77777777" w:rsidR="00B23085" w:rsidRDefault="00610B98">
            <w:pPr>
              <w:tabs>
                <w:tab w:val="left" w:pos="0"/>
                <w:tab w:val="right" w:pos="30"/>
              </w:tabs>
              <w:rPr>
                <w:shd w:val="clear" w:color="auto" w:fill="FFFF00"/>
              </w:rPr>
            </w:pPr>
            <w:r>
              <w:rPr>
                <w:shd w:val="clear" w:color="auto" w:fill="FFFF00"/>
              </w:rPr>
              <w:t>No: partner</w:t>
            </w:r>
          </w:p>
        </w:tc>
        <w:tc>
          <w:tcPr>
            <w:tcW w:w="88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CCF81D4" w14:textId="77777777" w:rsidR="00B23085" w:rsidRDefault="00610B98">
            <w:pPr>
              <w:tabs>
                <w:tab w:val="left" w:pos="0"/>
                <w:tab w:val="right" w:pos="30"/>
              </w:tabs>
              <w:rPr>
                <w:shd w:val="clear" w:color="auto" w:fill="FFFF00"/>
              </w:rPr>
            </w:pPr>
            <w:r>
              <w:rPr>
                <w:shd w:val="clear" w:color="auto" w:fill="FFFF00"/>
              </w:rPr>
              <w:t>No: partner</w:t>
            </w:r>
          </w:p>
        </w:tc>
        <w:tc>
          <w:tcPr>
            <w:tcW w:w="82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FB46F45" w14:textId="77777777" w:rsidR="00B23085" w:rsidRDefault="00610B98">
            <w:pPr>
              <w:tabs>
                <w:tab w:val="left" w:pos="0"/>
                <w:tab w:val="right" w:pos="30"/>
              </w:tabs>
              <w:rPr>
                <w:shd w:val="clear" w:color="auto" w:fill="FFFF00"/>
              </w:rPr>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81D67F5" w14:textId="77777777" w:rsidR="00B23085" w:rsidRDefault="00610B98">
            <w:pPr>
              <w:tabs>
                <w:tab w:val="left" w:pos="0"/>
                <w:tab w:val="right" w:pos="30"/>
              </w:tabs>
              <w:rPr>
                <w:shd w:val="clear" w:color="auto" w:fill="FFFF00"/>
              </w:rPr>
            </w:pPr>
            <w:r>
              <w:rPr>
                <w:shd w:val="clear" w:color="auto" w:fill="FFFF00"/>
              </w:rPr>
              <w:t>No: partner</w:t>
            </w:r>
          </w:p>
        </w:tc>
        <w:tc>
          <w:tcPr>
            <w:tcW w:w="8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B29FD31" w14:textId="77777777" w:rsidR="00B23085" w:rsidRDefault="00610B98">
            <w:pPr>
              <w:tabs>
                <w:tab w:val="left" w:pos="0"/>
                <w:tab w:val="right" w:pos="30"/>
              </w:tabs>
              <w:rPr>
                <w:b/>
                <w:shd w:val="clear" w:color="auto" w:fill="F2F2F2"/>
              </w:rPr>
            </w:pPr>
            <w:r>
              <w:rPr>
                <w:shd w:val="clear" w:color="auto" w:fill="FFFF00"/>
              </w:rPr>
              <w:t>No: partner</w:t>
            </w:r>
          </w:p>
        </w:tc>
      </w:tr>
      <w:tr w:rsidR="00B23085" w14:paraId="76A0DF13" w14:textId="77777777">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47D53380" w14:textId="77777777" w:rsidR="00B23085" w:rsidRDefault="00610B98">
            <w:pPr>
              <w:tabs>
                <w:tab w:val="left" w:pos="0"/>
                <w:tab w:val="right" w:pos="30"/>
              </w:tabs>
              <w:rPr>
                <w:shd w:val="clear" w:color="auto" w:fill="FFFF00"/>
              </w:rPr>
            </w:pPr>
            <w:r>
              <w:rPr>
                <w:b/>
                <w:shd w:val="clear" w:color="auto" w:fill="F2F2F2"/>
              </w:rPr>
              <w:t>Person months per participant</w:t>
            </w:r>
          </w:p>
        </w:tc>
        <w:tc>
          <w:tcPr>
            <w:tcW w:w="945" w:type="dxa"/>
            <w:tcBorders>
              <w:top w:val="single" w:sz="8" w:space="0" w:color="000000"/>
              <w:left w:val="single" w:sz="8" w:space="0" w:color="000000"/>
              <w:bottom w:val="single" w:sz="8" w:space="0" w:color="000000"/>
              <w:right w:val="single" w:sz="8" w:space="0" w:color="000000"/>
            </w:tcBorders>
            <w:shd w:val="clear" w:color="auto" w:fill="auto"/>
          </w:tcPr>
          <w:p w14:paraId="59258A8B" w14:textId="77777777" w:rsidR="00B23085" w:rsidRDefault="00610B98">
            <w:pPr>
              <w:tabs>
                <w:tab w:val="left" w:pos="0"/>
                <w:tab w:val="right" w:pos="30"/>
              </w:tabs>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14:paraId="1040D68F" w14:textId="77777777" w:rsidR="00B23085" w:rsidRDefault="00B23085">
            <w:pPr>
              <w:tabs>
                <w:tab w:val="left" w:pos="0"/>
                <w:tab w:val="right" w:pos="30"/>
              </w:tabs>
            </w:pPr>
          </w:p>
        </w:tc>
        <w:tc>
          <w:tcPr>
            <w:tcW w:w="855" w:type="dxa"/>
            <w:tcBorders>
              <w:top w:val="single" w:sz="8" w:space="0" w:color="000000"/>
              <w:left w:val="single" w:sz="8" w:space="0" w:color="000000"/>
              <w:bottom w:val="single" w:sz="8" w:space="0" w:color="000000"/>
              <w:right w:val="single" w:sz="8" w:space="0" w:color="000000"/>
            </w:tcBorders>
            <w:shd w:val="clear" w:color="auto" w:fill="auto"/>
          </w:tcPr>
          <w:p w14:paraId="2273DA2F" w14:textId="77777777" w:rsidR="00B23085" w:rsidRDefault="00610B98">
            <w:pPr>
              <w:tabs>
                <w:tab w:val="left" w:pos="0"/>
                <w:tab w:val="right" w:pos="30"/>
              </w:tabs>
              <w:rPr>
                <w:shd w:val="clear" w:color="auto" w:fill="FFFF00"/>
              </w:rPr>
            </w:pPr>
            <w:r>
              <w:rPr>
                <w:shd w:val="clear" w:color="auto" w:fill="FFFF00"/>
              </w:rPr>
              <w:t>XX</w:t>
            </w:r>
          </w:p>
        </w:tc>
        <w:tc>
          <w:tcPr>
            <w:tcW w:w="915" w:type="dxa"/>
            <w:tcBorders>
              <w:top w:val="single" w:sz="8" w:space="0" w:color="000000"/>
              <w:left w:val="single" w:sz="8" w:space="0" w:color="000000"/>
              <w:bottom w:val="single" w:sz="8" w:space="0" w:color="000000"/>
              <w:right w:val="single" w:sz="8" w:space="0" w:color="000000"/>
            </w:tcBorders>
            <w:shd w:val="clear" w:color="auto" w:fill="auto"/>
          </w:tcPr>
          <w:p w14:paraId="5185F352" w14:textId="77777777" w:rsidR="00B23085" w:rsidRDefault="00610B98">
            <w:pPr>
              <w:tabs>
                <w:tab w:val="left" w:pos="0"/>
                <w:tab w:val="right" w:pos="30"/>
              </w:tabs>
              <w:rPr>
                <w:shd w:val="clear" w:color="auto" w:fill="FFFF00"/>
              </w:rPr>
            </w:pPr>
            <w:r>
              <w:rPr>
                <w:shd w:val="clear" w:color="auto" w:fill="FFFF00"/>
              </w:rPr>
              <w:t>XX</w:t>
            </w:r>
          </w:p>
        </w:tc>
        <w:tc>
          <w:tcPr>
            <w:tcW w:w="885" w:type="dxa"/>
            <w:tcBorders>
              <w:top w:val="single" w:sz="8" w:space="0" w:color="000000"/>
              <w:left w:val="single" w:sz="8" w:space="0" w:color="000000"/>
              <w:bottom w:val="single" w:sz="8" w:space="0" w:color="000000"/>
              <w:right w:val="single" w:sz="8" w:space="0" w:color="000000"/>
            </w:tcBorders>
            <w:shd w:val="clear" w:color="auto" w:fill="auto"/>
          </w:tcPr>
          <w:p w14:paraId="1AD47E1D" w14:textId="77777777" w:rsidR="00B23085" w:rsidRDefault="00610B98">
            <w:pPr>
              <w:tabs>
                <w:tab w:val="left" w:pos="0"/>
                <w:tab w:val="right" w:pos="30"/>
              </w:tabs>
              <w:rPr>
                <w:shd w:val="clear" w:color="auto" w:fill="FFFF00"/>
              </w:rPr>
            </w:pPr>
            <w:r>
              <w:rPr>
                <w:shd w:val="clear" w:color="auto" w:fill="FFFF00"/>
              </w:rPr>
              <w:t>XX</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64F6D289" w14:textId="77777777" w:rsidR="00B23085" w:rsidRDefault="00610B98">
            <w:pPr>
              <w:tabs>
                <w:tab w:val="left" w:pos="0"/>
                <w:tab w:val="right" w:pos="30"/>
              </w:tabs>
              <w:rPr>
                <w:shd w:val="clear" w:color="auto" w:fill="FFFF00"/>
              </w:rPr>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14:paraId="6BF7ADDB" w14:textId="77777777" w:rsidR="00B23085" w:rsidRDefault="00610B98">
            <w:pPr>
              <w:tabs>
                <w:tab w:val="left" w:pos="0"/>
                <w:tab w:val="right" w:pos="30"/>
              </w:tabs>
              <w:rPr>
                <w:shd w:val="clear" w:color="auto" w:fill="FFFF00"/>
              </w:rPr>
            </w:pPr>
            <w:r>
              <w:rPr>
                <w:shd w:val="clear" w:color="auto" w:fill="FFFF00"/>
              </w:rPr>
              <w:t>XX</w:t>
            </w:r>
          </w:p>
        </w:tc>
        <w:tc>
          <w:tcPr>
            <w:tcW w:w="824" w:type="dxa"/>
            <w:tcBorders>
              <w:top w:val="single" w:sz="8" w:space="0" w:color="000000"/>
              <w:left w:val="single" w:sz="8" w:space="0" w:color="000000"/>
              <w:bottom w:val="single" w:sz="8" w:space="0" w:color="000000"/>
              <w:right w:val="single" w:sz="8" w:space="0" w:color="000000"/>
            </w:tcBorders>
            <w:shd w:val="clear" w:color="auto" w:fill="auto"/>
          </w:tcPr>
          <w:p w14:paraId="17D58D77" w14:textId="77777777" w:rsidR="00B23085" w:rsidRDefault="00610B98">
            <w:pPr>
              <w:tabs>
                <w:tab w:val="left" w:pos="0"/>
                <w:tab w:val="right" w:pos="30"/>
              </w:tabs>
            </w:pPr>
            <w:r>
              <w:rPr>
                <w:shd w:val="clear" w:color="auto" w:fill="FFFF00"/>
              </w:rPr>
              <w:t>XX</w:t>
            </w:r>
          </w:p>
        </w:tc>
      </w:tr>
    </w:tbl>
    <w:p w14:paraId="149ADBBC" w14:textId="77777777" w:rsidR="00B23085" w:rsidRDefault="00B23085">
      <w:pPr>
        <w:tabs>
          <w:tab w:val="left" w:pos="0"/>
          <w:tab w:val="right" w:pos="30"/>
        </w:tabs>
      </w:pPr>
    </w:p>
    <w:p w14:paraId="13EC6A48" w14:textId="77777777" w:rsidR="00B23085" w:rsidRDefault="00B23085">
      <w:pPr>
        <w:tabs>
          <w:tab w:val="left" w:pos="0"/>
          <w:tab w:val="right" w:pos="30"/>
        </w:tabs>
      </w:pPr>
    </w:p>
    <w:p w14:paraId="6FB5FB5C"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14:paraId="7A78ADC7"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3378E2E5" w14:textId="77777777" w:rsidR="00B23085" w:rsidRDefault="00610B98">
            <w:pPr>
              <w:spacing w:line="276" w:lineRule="auto"/>
              <w:jc w:val="both"/>
              <w:rPr>
                <w:sz w:val="22"/>
              </w:rPr>
            </w:pPr>
            <w:r>
              <w:rPr>
                <w:b/>
                <w:sz w:val="22"/>
              </w:rPr>
              <w:t>Objectives</w:t>
            </w:r>
          </w:p>
          <w:p w14:paraId="3FA54960" w14:textId="77777777" w:rsidR="00B23085" w:rsidRDefault="00610B98">
            <w:pPr>
              <w:spacing w:line="276" w:lineRule="auto"/>
              <w:jc w:val="both"/>
              <w:rPr>
                <w:sz w:val="22"/>
                <w:shd w:val="clear" w:color="auto" w:fill="FFFF00"/>
              </w:rPr>
            </w:pPr>
            <w:r>
              <w:rPr>
                <w:sz w:val="22"/>
              </w:rPr>
              <w:t xml:space="preserve"> </w:t>
            </w:r>
          </w:p>
          <w:p w14:paraId="42FCCE14" w14:textId="77777777" w:rsidR="00B23085" w:rsidRDefault="00610B98">
            <w:pPr>
              <w:numPr>
                <w:ilvl w:val="0"/>
                <w:numId w:val="2"/>
              </w:numPr>
              <w:spacing w:line="276" w:lineRule="auto"/>
              <w:ind w:left="0" w:hanging="359"/>
              <w:jc w:val="both"/>
              <w:rPr>
                <w:sz w:val="22"/>
                <w:shd w:val="clear" w:color="auto" w:fill="FFFF00"/>
              </w:rPr>
            </w:pPr>
            <w:r>
              <w:rPr>
                <w:sz w:val="22"/>
                <w:shd w:val="clear" w:color="auto" w:fill="FFFF00"/>
              </w:rPr>
              <w:t>Insert objective 1</w:t>
            </w:r>
          </w:p>
          <w:p w14:paraId="777AA5CF" w14:textId="77777777" w:rsidR="00B23085" w:rsidRDefault="00610B98">
            <w:pPr>
              <w:numPr>
                <w:ilvl w:val="0"/>
                <w:numId w:val="2"/>
              </w:numPr>
              <w:spacing w:line="276" w:lineRule="auto"/>
              <w:ind w:left="0" w:hanging="359"/>
              <w:jc w:val="both"/>
            </w:pPr>
            <w:r>
              <w:rPr>
                <w:sz w:val="22"/>
                <w:shd w:val="clear" w:color="auto" w:fill="FFFF00"/>
              </w:rPr>
              <w:t>Insert objective 2</w:t>
            </w:r>
          </w:p>
          <w:p w14:paraId="37380085" w14:textId="77777777" w:rsidR="00B23085" w:rsidRDefault="00B23085">
            <w:pPr>
              <w:tabs>
                <w:tab w:val="left" w:pos="0"/>
                <w:tab w:val="right" w:pos="30"/>
              </w:tabs>
            </w:pPr>
          </w:p>
        </w:tc>
      </w:tr>
      <w:tr w:rsidR="00B23085" w14:paraId="66F7DCC0"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02AFA5BB" w14:textId="77777777" w:rsidR="00B23085" w:rsidRDefault="00610B98">
            <w:pPr>
              <w:spacing w:line="276" w:lineRule="auto"/>
              <w:jc w:val="both"/>
              <w:rPr>
                <w:sz w:val="22"/>
                <w:shd w:val="clear" w:color="auto" w:fill="FFFF00"/>
              </w:rPr>
            </w:pPr>
            <w:r>
              <w:rPr>
                <w:b/>
                <w:sz w:val="22"/>
              </w:rPr>
              <w:lastRenderedPageBreak/>
              <w:t>Description of work and role of participants</w:t>
            </w:r>
          </w:p>
          <w:p w14:paraId="2775A2EB" w14:textId="77777777" w:rsidR="00B23085" w:rsidRDefault="00610B98">
            <w:pPr>
              <w:spacing w:line="276" w:lineRule="auto"/>
              <w:ind w:left="280"/>
              <w:jc w:val="both"/>
              <w:rPr>
                <w:b/>
                <w:sz w:val="22"/>
              </w:rPr>
            </w:pPr>
            <w:r>
              <w:rPr>
                <w:sz w:val="22"/>
                <w:shd w:val="clear" w:color="auto" w:fill="FFFF00"/>
              </w:rPr>
              <w:t>Insert WP description, tasks etc.</w:t>
            </w:r>
          </w:p>
        </w:tc>
      </w:tr>
      <w:tr w:rsidR="00B23085" w14:paraId="22C9BBAC"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4DDC9840" w14:textId="77777777" w:rsidR="00B23085" w:rsidRDefault="00610B98">
            <w:pPr>
              <w:tabs>
                <w:tab w:val="left" w:pos="0"/>
                <w:tab w:val="right" w:pos="30"/>
              </w:tabs>
            </w:pPr>
            <w:r>
              <w:rPr>
                <w:b/>
                <w:sz w:val="22"/>
              </w:rPr>
              <w:t>Deliverables</w:t>
            </w:r>
          </w:p>
        </w:tc>
      </w:tr>
    </w:tbl>
    <w:p w14:paraId="303188F5" w14:textId="77777777" w:rsidR="00B23085" w:rsidRDefault="00B23085">
      <w:pPr>
        <w:tabs>
          <w:tab w:val="left" w:pos="0"/>
          <w:tab w:val="right" w:pos="30"/>
        </w:tabs>
      </w:pPr>
    </w:p>
    <w:p w14:paraId="775FDFD0"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744"/>
        <w:gridCol w:w="2744"/>
        <w:gridCol w:w="2744"/>
      </w:tblGrid>
      <w:tr w:rsidR="00B23085" w14:paraId="615E69F6" w14:textId="77777777">
        <w:tc>
          <w:tcPr>
            <w:tcW w:w="2744" w:type="dxa"/>
            <w:tcBorders>
              <w:top w:val="single" w:sz="8" w:space="0" w:color="000000"/>
              <w:left w:val="single" w:sz="8" w:space="0" w:color="000000"/>
              <w:bottom w:val="single" w:sz="8" w:space="0" w:color="000000"/>
              <w:right w:val="single" w:sz="8" w:space="0" w:color="000000"/>
            </w:tcBorders>
            <w:shd w:val="clear" w:color="auto" w:fill="auto"/>
          </w:tcPr>
          <w:p w14:paraId="341A3356" w14:textId="77777777" w:rsidR="00B23085" w:rsidRDefault="00610B98">
            <w:pPr>
              <w:tabs>
                <w:tab w:val="left" w:pos="0"/>
                <w:tab w:val="right" w:pos="30"/>
              </w:tabs>
              <w:rPr>
                <w:b/>
                <w:sz w:val="22"/>
              </w:rPr>
            </w:pPr>
            <w:r>
              <w:rPr>
                <w:b/>
                <w:sz w:val="22"/>
              </w:rPr>
              <w:t>No.</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14:paraId="6C303EFC" w14:textId="77777777" w:rsidR="00B23085" w:rsidRDefault="00610B98">
            <w:pPr>
              <w:tabs>
                <w:tab w:val="left" w:pos="0"/>
                <w:tab w:val="right" w:pos="30"/>
              </w:tabs>
              <w:rPr>
                <w:b/>
                <w:sz w:val="22"/>
              </w:rPr>
            </w:pPr>
            <w:r>
              <w:rPr>
                <w:b/>
                <w:sz w:val="22"/>
              </w:rPr>
              <w:t>Name</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14:paraId="11ED3419" w14:textId="77777777" w:rsidR="00B23085" w:rsidRDefault="00610B98">
            <w:pPr>
              <w:spacing w:line="276" w:lineRule="auto"/>
              <w:ind w:left="-39"/>
              <w:rPr>
                <w:b/>
                <w:sz w:val="22"/>
              </w:rPr>
            </w:pPr>
            <w:r>
              <w:rPr>
                <w:b/>
                <w:sz w:val="22"/>
              </w:rPr>
              <w:t>Due</w:t>
            </w:r>
          </w:p>
          <w:p w14:paraId="53F461F2" w14:textId="77777777" w:rsidR="00B23085" w:rsidRDefault="00610B98">
            <w:pPr>
              <w:tabs>
                <w:tab w:val="left" w:pos="0"/>
                <w:tab w:val="right" w:pos="30"/>
              </w:tabs>
              <w:rPr>
                <w:sz w:val="22"/>
                <w:shd w:val="clear" w:color="auto" w:fill="FFFF00"/>
              </w:rPr>
            </w:pPr>
            <w:r>
              <w:rPr>
                <w:b/>
                <w:sz w:val="22"/>
              </w:rPr>
              <w:t>month</w:t>
            </w:r>
          </w:p>
        </w:tc>
      </w:tr>
      <w:tr w:rsidR="00B23085" w14:paraId="270AD52C" w14:textId="77777777">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7E13F587" w14:textId="77777777"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5EBF4336" w14:textId="77777777"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6A826287" w14:textId="77777777" w:rsidR="00B23085" w:rsidRDefault="00610B98">
            <w:pPr>
              <w:tabs>
                <w:tab w:val="left" w:pos="0"/>
                <w:tab w:val="right" w:pos="30"/>
              </w:tabs>
              <w:rPr>
                <w:sz w:val="22"/>
                <w:shd w:val="clear" w:color="auto" w:fill="FFFF00"/>
              </w:rPr>
            </w:pPr>
            <w:r>
              <w:rPr>
                <w:sz w:val="22"/>
                <w:shd w:val="clear" w:color="auto" w:fill="FFFF00"/>
              </w:rPr>
              <w:t>X</w:t>
            </w:r>
          </w:p>
        </w:tc>
      </w:tr>
      <w:tr w:rsidR="00B23085" w14:paraId="04B7E8C4" w14:textId="77777777">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65A0C3B0" w14:textId="77777777"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63801472" w14:textId="77777777"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439D4DA1" w14:textId="77777777" w:rsidR="00B23085" w:rsidRDefault="00610B98">
            <w:pPr>
              <w:tabs>
                <w:tab w:val="left" w:pos="0"/>
                <w:tab w:val="right" w:pos="30"/>
              </w:tabs>
            </w:pPr>
            <w:r>
              <w:rPr>
                <w:sz w:val="22"/>
                <w:shd w:val="clear" w:color="auto" w:fill="FFFF00"/>
              </w:rPr>
              <w:t>X</w:t>
            </w:r>
          </w:p>
        </w:tc>
      </w:tr>
    </w:tbl>
    <w:p w14:paraId="1E69616D" w14:textId="77777777" w:rsidR="00B23085" w:rsidRDefault="00B23085">
      <w:pPr>
        <w:tabs>
          <w:tab w:val="left" w:pos="0"/>
          <w:tab w:val="right" w:pos="30"/>
        </w:tabs>
      </w:pPr>
    </w:p>
    <w:p w14:paraId="4BCB4B3E" w14:textId="77777777" w:rsidR="00610B98" w:rsidRDefault="00610B98">
      <w:pPr>
        <w:tabs>
          <w:tab w:val="right" w:pos="-299"/>
          <w:tab w:val="left" w:pos="0"/>
        </w:tabs>
        <w:spacing w:before="720" w:line="360" w:lineRule="auto"/>
        <w:ind w:hanging="1499"/>
      </w:pPr>
    </w:p>
    <w:sectPr w:rsidR="00610B98">
      <w:type w:val="continuous"/>
      <w:pgSz w:w="11906" w:h="16838"/>
      <w:pgMar w:top="1440" w:right="1440" w:bottom="1440" w:left="2234" w:header="720" w:footer="720" w:gutter="0"/>
      <w:cols w:space="720"/>
      <w:formProt w:val="0"/>
      <w:docGrid w:linePitch="240" w:charSpace="819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D2BC23" w14:textId="77777777" w:rsidR="00D62BB6" w:rsidRDefault="00D62BB6">
      <w:pPr>
        <w:spacing w:line="240" w:lineRule="auto"/>
      </w:pPr>
      <w:r>
        <w:separator/>
      </w:r>
    </w:p>
  </w:endnote>
  <w:endnote w:type="continuationSeparator" w:id="0">
    <w:p w14:paraId="3A2A7166" w14:textId="77777777" w:rsidR="00D62BB6" w:rsidRDefault="00D62B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Droid Sans Fallback">
    <w:charset w:val="80"/>
    <w:family w:val="auto"/>
    <w:pitch w:val="variable"/>
  </w:font>
  <w:font w:name="Lohit Hindi">
    <w:altName w:val="MS Mincho"/>
    <w:charset w:val="80"/>
    <w:family w:val="auto"/>
    <w:pitch w:val="variable"/>
  </w:font>
  <w:font w:name="Calibri Light">
    <w:charset w:val="00"/>
    <w:family w:val="swiss"/>
    <w:pitch w:val="variable"/>
    <w:sig w:usb0="A00002EF" w:usb1="4000207B" w:usb2="00000000" w:usb3="00000000" w:csb0="0000019F" w:csb1="00000000"/>
  </w:font>
  <w:font w:name="font579">
    <w:charset w:val="80"/>
    <w:family w:val="auto"/>
    <w:pitch w:val="variable"/>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D97F1" w14:textId="77777777" w:rsidR="00D62BB6" w:rsidRDefault="00D62BB6">
    <w:pPr>
      <w:ind w:left="-1417"/>
      <w:jc w:val="right"/>
    </w:pPr>
    <w:r>
      <w:t>COSMOS Deliverable D2.4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F0E034" w14:textId="77777777" w:rsidR="00D62BB6" w:rsidRDefault="00D62BB6">
      <w:pPr>
        <w:spacing w:line="240" w:lineRule="auto"/>
      </w:pPr>
      <w:r>
        <w:separator/>
      </w:r>
    </w:p>
  </w:footnote>
  <w:footnote w:type="continuationSeparator" w:id="0">
    <w:p w14:paraId="1B59127B" w14:textId="77777777" w:rsidR="00D62BB6" w:rsidRDefault="00D62BB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EBDBA0" w14:textId="7AB10C5D" w:rsidR="00D62BB6" w:rsidRDefault="00304483">
    <w:pPr>
      <w:ind w:left="-1417"/>
      <w:jc w:val="right"/>
    </w:pPr>
    <w:r>
      <w:rPr>
        <w:noProof/>
      </w:rPr>
      <w:drawing>
        <wp:inline distT="0" distB="0" distL="0" distR="0" wp14:anchorId="48E0E8B6" wp14:editId="18AB3230">
          <wp:extent cx="2348865" cy="595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alphaModFix amt="0"/>
                    <a:extLst>
                      <a:ext uri="{28A0092B-C50C-407E-A947-70E740481C1C}">
                        <a14:useLocalDpi xmlns:a14="http://schemas.microsoft.com/office/drawing/2010/main" val="0"/>
                      </a:ext>
                    </a:extLst>
                  </a:blip>
                  <a:srcRect/>
                  <a:stretch>
                    <a:fillRect/>
                  </a:stretch>
                </pic:blipFill>
                <pic:spPr bwMode="auto">
                  <a:xfrm>
                    <a:off x="0" y="0"/>
                    <a:ext cx="2348865" cy="595630"/>
                  </a:xfrm>
                  <a:prstGeom prst="rect">
                    <a:avLst/>
                  </a:prstGeom>
                  <a:solidFill>
                    <a:srgbClr val="FFFFFF">
                      <a:alpha val="0"/>
                    </a:srgbClr>
                  </a:solidFill>
                  <a:ln>
                    <a:noFill/>
                  </a:ln>
                </pic:spPr>
              </pic:pic>
            </a:graphicData>
          </a:graphic>
        </wp:inline>
      </w:drawing>
    </w:r>
    <w:r w:rsidR="00D62BB6">
      <w:fldChar w:fldCharType="begin"/>
    </w:r>
    <w:r w:rsidR="00D62BB6">
      <w:instrText xml:space="preserve"> PAGE </w:instrText>
    </w:r>
    <w:r w:rsidR="00D62BB6">
      <w:fldChar w:fldCharType="separate"/>
    </w:r>
    <w:r>
      <w:rPr>
        <w:noProof/>
      </w:rPr>
      <w:t>2</w:t>
    </w:r>
    <w:r w:rsidR="00D62BB6">
      <w:fldChar w:fldCharType="end"/>
    </w:r>
    <w:r w:rsidR="00D62BB6">
      <w:t xml:space="preserve"> | </w:t>
    </w:r>
    <w:fldSimple w:instr=" NUMPAGES ">
      <w:r>
        <w:rPr>
          <w:noProof/>
        </w:rPr>
        <w:t>23</w:t>
      </w:r>
    </w:fldSimple>
    <w:r w:rsidR="00D62BB6">
      <w:c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1"/>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tabs>
          <w:tab w:val="num" w:pos="0"/>
        </w:tabs>
        <w:ind w:left="2160" w:firstLine="198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tabs>
          <w:tab w:val="num" w:pos="0"/>
        </w:tabs>
        <w:ind w:left="4320" w:firstLine="414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tabs>
          <w:tab w:val="num" w:pos="0"/>
        </w:tabs>
        <w:ind w:left="6480" w:firstLine="6300"/>
      </w:pPr>
      <w:rPr>
        <w:rFonts w:eastAsia="Arial" w:cs="Arial"/>
        <w:b w:val="0"/>
        <w:i w:val="0"/>
        <w:caps w:val="0"/>
        <w:smallCaps w:val="0"/>
        <w:strike w:val="0"/>
        <w:dstrike w:val="0"/>
        <w:color w:val="000000"/>
        <w:position w:val="0"/>
        <w:sz w:val="22"/>
        <w:u w:val="none"/>
        <w:vertAlign w:val="baseline"/>
      </w:rPr>
    </w:lvl>
  </w:abstractNum>
  <w:abstractNum w:abstractNumId="1">
    <w:nsid w:val="00000002"/>
    <w:multiLevelType w:val="multilevel"/>
    <w:tmpl w:val="00000002"/>
    <w:name w:val="WWNum2"/>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tabs>
          <w:tab w:val="num" w:pos="0"/>
        </w:tabs>
        <w:ind w:left="2160" w:firstLine="1800"/>
      </w:pPr>
      <w:rPr>
        <w:rFonts w:eastAsia="Arial" w:cs="Arial"/>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tabs>
          <w:tab w:val="num" w:pos="0"/>
        </w:tabs>
        <w:ind w:left="4320" w:firstLine="3960"/>
      </w:pPr>
      <w:rPr>
        <w:rFonts w:eastAsia="Arial" w:cs="Arial"/>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tabs>
          <w:tab w:val="num" w:pos="0"/>
        </w:tabs>
        <w:ind w:left="6480" w:firstLine="6120"/>
      </w:pPr>
      <w:rPr>
        <w:rFonts w:eastAsia="Arial" w:cs="Arial"/>
        <w:b w:val="0"/>
        <w:i w:val="0"/>
        <w:caps w:val="0"/>
        <w:smallCaps w:val="0"/>
        <w:strike w:val="0"/>
        <w:dstrike w:val="0"/>
        <w:color w:val="000000"/>
        <w:position w:val="0"/>
        <w:sz w:val="20"/>
        <w:u w:val="none"/>
        <w:shd w:val="clear" w:color="auto" w:fill="FFFF00"/>
        <w:vertAlign w:val="baseline"/>
      </w:rPr>
    </w:lvl>
  </w:abstractNum>
  <w:abstractNum w:abstractNumId="2">
    <w:nsid w:val="00000003"/>
    <w:multiLevelType w:val="multilevel"/>
    <w:tmpl w:val="00000003"/>
    <w:name w:val="WWNum3"/>
    <w:lvl w:ilvl="0">
      <w:start w:val="1"/>
      <w:numFmt w:val="bullet"/>
      <w:lvlText w:val=""/>
      <w:lvlJc w:val="left"/>
      <w:pPr>
        <w:tabs>
          <w:tab w:val="num" w:pos="0"/>
        </w:tabs>
        <w:ind w:left="0" w:firstLine="360"/>
      </w:pPr>
      <w:rPr>
        <w:rFonts w:ascii="Wingdings" w:hAnsi="Wingdings"/>
        <w:u w:val="none"/>
      </w:rPr>
    </w:lvl>
    <w:lvl w:ilvl="1">
      <w:start w:val="1"/>
      <w:numFmt w:val="bullet"/>
      <w:lvlText w:val=""/>
      <w:lvlJc w:val="left"/>
      <w:pPr>
        <w:tabs>
          <w:tab w:val="num" w:pos="0"/>
        </w:tabs>
        <w:ind w:left="720" w:firstLine="1080"/>
      </w:pPr>
      <w:rPr>
        <w:rFonts w:ascii="Wingdings 2" w:hAnsi="Wingdings 2"/>
        <w:u w:val="none"/>
      </w:rPr>
    </w:lvl>
    <w:lvl w:ilvl="2">
      <w:start w:val="1"/>
      <w:numFmt w:val="bullet"/>
      <w:lvlText w:val="■"/>
      <w:lvlJc w:val="left"/>
      <w:pPr>
        <w:tabs>
          <w:tab w:val="num" w:pos="0"/>
        </w:tabs>
        <w:ind w:left="1440" w:firstLine="1800"/>
      </w:pPr>
      <w:rPr>
        <w:rFonts w:ascii="OpenSymbol" w:hAnsi="OpenSymbol"/>
        <w:u w:val="none"/>
      </w:rPr>
    </w:lvl>
    <w:lvl w:ilvl="3">
      <w:start w:val="1"/>
      <w:numFmt w:val="bullet"/>
      <w:lvlText w:val=""/>
      <w:lvlJc w:val="left"/>
      <w:pPr>
        <w:tabs>
          <w:tab w:val="num" w:pos="0"/>
        </w:tabs>
        <w:ind w:left="2160" w:firstLine="2520"/>
      </w:pPr>
      <w:rPr>
        <w:rFonts w:ascii="Wingdings" w:hAnsi="Wingdings"/>
        <w:u w:val="none"/>
      </w:rPr>
    </w:lvl>
    <w:lvl w:ilvl="4">
      <w:start w:val="1"/>
      <w:numFmt w:val="bullet"/>
      <w:lvlText w:val=""/>
      <w:lvlJc w:val="left"/>
      <w:pPr>
        <w:tabs>
          <w:tab w:val="num" w:pos="0"/>
        </w:tabs>
        <w:ind w:left="2880" w:firstLine="3240"/>
      </w:pPr>
      <w:rPr>
        <w:rFonts w:ascii="Wingdings 2" w:hAnsi="Wingdings 2"/>
        <w:u w:val="none"/>
      </w:rPr>
    </w:lvl>
    <w:lvl w:ilvl="5">
      <w:start w:val="1"/>
      <w:numFmt w:val="bullet"/>
      <w:lvlText w:val="■"/>
      <w:lvlJc w:val="left"/>
      <w:pPr>
        <w:tabs>
          <w:tab w:val="num" w:pos="0"/>
        </w:tabs>
        <w:ind w:left="3600" w:firstLine="3960"/>
      </w:pPr>
      <w:rPr>
        <w:rFonts w:ascii="OpenSymbol" w:hAnsi="OpenSymbol"/>
        <w:u w:val="none"/>
      </w:rPr>
    </w:lvl>
    <w:lvl w:ilvl="6">
      <w:start w:val="1"/>
      <w:numFmt w:val="bullet"/>
      <w:lvlText w:val=""/>
      <w:lvlJc w:val="left"/>
      <w:pPr>
        <w:tabs>
          <w:tab w:val="num" w:pos="0"/>
        </w:tabs>
        <w:ind w:left="4320" w:firstLine="4680"/>
      </w:pPr>
      <w:rPr>
        <w:rFonts w:ascii="Wingdings" w:hAnsi="Wingdings"/>
        <w:u w:val="none"/>
      </w:rPr>
    </w:lvl>
    <w:lvl w:ilvl="7">
      <w:start w:val="1"/>
      <w:numFmt w:val="bullet"/>
      <w:lvlText w:val=""/>
      <w:lvlJc w:val="left"/>
      <w:pPr>
        <w:tabs>
          <w:tab w:val="num" w:pos="0"/>
        </w:tabs>
        <w:ind w:left="5040" w:firstLine="5400"/>
      </w:pPr>
      <w:rPr>
        <w:rFonts w:ascii="Wingdings 2" w:hAnsi="Wingdings 2"/>
        <w:u w:val="none"/>
      </w:rPr>
    </w:lvl>
    <w:lvl w:ilvl="8">
      <w:start w:val="1"/>
      <w:numFmt w:val="bullet"/>
      <w:lvlText w:val="■"/>
      <w:lvlJc w:val="left"/>
      <w:pPr>
        <w:tabs>
          <w:tab w:val="num" w:pos="0"/>
        </w:tabs>
        <w:ind w:left="5760" w:firstLine="6120"/>
      </w:pPr>
      <w:rPr>
        <w:rFonts w:ascii="OpenSymbol" w:hAnsi="OpenSymbol"/>
        <w:u w:val="none"/>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multilevel"/>
    <w:tmpl w:val="00000005"/>
    <w:name w:val="WWNum5"/>
    <w:lvl w:ilvl="0">
      <w:start w:val="3"/>
      <w:numFmt w:val="decimal"/>
      <w:lvlText w:val="%1"/>
      <w:lvlJc w:val="left"/>
      <w:pPr>
        <w:tabs>
          <w:tab w:val="num" w:pos="0"/>
        </w:tabs>
        <w:ind w:left="480" w:hanging="480"/>
      </w:pPr>
      <w:rPr>
        <w:i w:val="0"/>
        <w:color w:val="000000"/>
        <w:sz w:val="34"/>
      </w:rPr>
    </w:lvl>
    <w:lvl w:ilvl="1">
      <w:start w:val="4"/>
      <w:numFmt w:val="decimal"/>
      <w:lvlText w:val="%1.%2"/>
      <w:lvlJc w:val="left"/>
      <w:pPr>
        <w:tabs>
          <w:tab w:val="num" w:pos="0"/>
        </w:tabs>
        <w:ind w:left="480" w:hanging="480"/>
      </w:pPr>
      <w:rPr>
        <w:i w:val="0"/>
        <w:color w:val="000000"/>
        <w:sz w:val="34"/>
      </w:rPr>
    </w:lvl>
    <w:lvl w:ilvl="2">
      <w:start w:val="1"/>
      <w:numFmt w:val="decimal"/>
      <w:lvlText w:val="%1.%2.%3"/>
      <w:lvlJc w:val="left"/>
      <w:pPr>
        <w:tabs>
          <w:tab w:val="num" w:pos="0"/>
        </w:tabs>
        <w:ind w:left="720" w:hanging="720"/>
      </w:pPr>
      <w:rPr>
        <w:i w:val="0"/>
        <w:color w:val="000000"/>
        <w:sz w:val="34"/>
      </w:rPr>
    </w:lvl>
    <w:lvl w:ilvl="3">
      <w:start w:val="1"/>
      <w:numFmt w:val="decimal"/>
      <w:lvlText w:val="%1.%2.%3.%4"/>
      <w:lvlJc w:val="left"/>
      <w:pPr>
        <w:tabs>
          <w:tab w:val="num" w:pos="0"/>
        </w:tabs>
        <w:ind w:left="720" w:hanging="720"/>
      </w:pPr>
      <w:rPr>
        <w:i w:val="0"/>
        <w:color w:val="000000"/>
        <w:sz w:val="34"/>
      </w:rPr>
    </w:lvl>
    <w:lvl w:ilvl="4">
      <w:start w:val="1"/>
      <w:numFmt w:val="decimal"/>
      <w:lvlText w:val="%1.%2.%3.%4.%5"/>
      <w:lvlJc w:val="left"/>
      <w:pPr>
        <w:tabs>
          <w:tab w:val="num" w:pos="0"/>
        </w:tabs>
        <w:ind w:left="1080" w:hanging="1080"/>
      </w:pPr>
      <w:rPr>
        <w:i w:val="0"/>
        <w:color w:val="000000"/>
        <w:sz w:val="34"/>
      </w:rPr>
    </w:lvl>
    <w:lvl w:ilvl="5">
      <w:start w:val="1"/>
      <w:numFmt w:val="decimal"/>
      <w:lvlText w:val="%1.%2.%3.%4.%5.%6"/>
      <w:lvlJc w:val="left"/>
      <w:pPr>
        <w:tabs>
          <w:tab w:val="num" w:pos="0"/>
        </w:tabs>
        <w:ind w:left="1080" w:hanging="1080"/>
      </w:pPr>
      <w:rPr>
        <w:i w:val="0"/>
        <w:color w:val="000000"/>
        <w:sz w:val="34"/>
      </w:rPr>
    </w:lvl>
    <w:lvl w:ilvl="6">
      <w:start w:val="1"/>
      <w:numFmt w:val="decimal"/>
      <w:lvlText w:val="%1.%2.%3.%4.%5.%6.%7"/>
      <w:lvlJc w:val="left"/>
      <w:pPr>
        <w:tabs>
          <w:tab w:val="num" w:pos="0"/>
        </w:tabs>
        <w:ind w:left="1440" w:hanging="1440"/>
      </w:pPr>
      <w:rPr>
        <w:i w:val="0"/>
        <w:color w:val="000000"/>
        <w:sz w:val="34"/>
      </w:rPr>
    </w:lvl>
    <w:lvl w:ilvl="7">
      <w:start w:val="1"/>
      <w:numFmt w:val="decimal"/>
      <w:lvlText w:val="%1.%2.%3.%4.%5.%6.%7.%8"/>
      <w:lvlJc w:val="left"/>
      <w:pPr>
        <w:tabs>
          <w:tab w:val="num" w:pos="0"/>
        </w:tabs>
        <w:ind w:left="1440" w:hanging="1440"/>
      </w:pPr>
      <w:rPr>
        <w:i w:val="0"/>
        <w:color w:val="000000"/>
        <w:sz w:val="34"/>
      </w:rPr>
    </w:lvl>
    <w:lvl w:ilvl="8">
      <w:start w:val="1"/>
      <w:numFmt w:val="decimal"/>
      <w:lvlText w:val="%1.%2.%3.%4.%5.%6.%7.%8.%9"/>
      <w:lvlJc w:val="left"/>
      <w:pPr>
        <w:tabs>
          <w:tab w:val="num" w:pos="0"/>
        </w:tabs>
        <w:ind w:left="1800" w:hanging="1800"/>
      </w:pPr>
      <w:rPr>
        <w:i w:val="0"/>
        <w:color w:val="000000"/>
        <w:sz w:val="34"/>
      </w:rPr>
    </w:lvl>
  </w:abstractNum>
  <w:abstractNum w:abstractNumId="5">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75D3DC6"/>
    <w:multiLevelType w:val="hybridMultilevel"/>
    <w:tmpl w:val="6D6C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E00FC2"/>
    <w:multiLevelType w:val="hybridMultilevel"/>
    <w:tmpl w:val="58E4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8147C1"/>
    <w:multiLevelType w:val="hybridMultilevel"/>
    <w:tmpl w:val="E9DE9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6D609D"/>
    <w:multiLevelType w:val="hybridMultilevel"/>
    <w:tmpl w:val="3EFCC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E4B0BF7"/>
    <w:multiLevelType w:val="hybridMultilevel"/>
    <w:tmpl w:val="5F82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0"/>
  </w:num>
  <w:num w:numId="9">
    <w:abstractNumId w:val="8"/>
  </w:num>
  <w:num w:numId="10">
    <w:abstractNumId w:val="7"/>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2"/>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6147"/>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985"/>
    <w:rsid w:val="0002510F"/>
    <w:rsid w:val="00057A10"/>
    <w:rsid w:val="00067D27"/>
    <w:rsid w:val="000776AB"/>
    <w:rsid w:val="00086CD0"/>
    <w:rsid w:val="000A355F"/>
    <w:rsid w:val="000B07FC"/>
    <w:rsid w:val="000D0FF1"/>
    <w:rsid w:val="000E4E9D"/>
    <w:rsid w:val="000F7FEC"/>
    <w:rsid w:val="00104985"/>
    <w:rsid w:val="00110CE1"/>
    <w:rsid w:val="00124227"/>
    <w:rsid w:val="0014288F"/>
    <w:rsid w:val="00162C33"/>
    <w:rsid w:val="001648D7"/>
    <w:rsid w:val="0016724D"/>
    <w:rsid w:val="001A1995"/>
    <w:rsid w:val="001A32FD"/>
    <w:rsid w:val="001A44D1"/>
    <w:rsid w:val="002231C5"/>
    <w:rsid w:val="00256993"/>
    <w:rsid w:val="00284148"/>
    <w:rsid w:val="00293353"/>
    <w:rsid w:val="002B393E"/>
    <w:rsid w:val="002C2596"/>
    <w:rsid w:val="002D2F4E"/>
    <w:rsid w:val="002F3419"/>
    <w:rsid w:val="00304483"/>
    <w:rsid w:val="00324162"/>
    <w:rsid w:val="003329BB"/>
    <w:rsid w:val="003539B2"/>
    <w:rsid w:val="003705E5"/>
    <w:rsid w:val="00397C0D"/>
    <w:rsid w:val="003B2EED"/>
    <w:rsid w:val="00443A95"/>
    <w:rsid w:val="00464CDE"/>
    <w:rsid w:val="00483184"/>
    <w:rsid w:val="004962B8"/>
    <w:rsid w:val="004A664D"/>
    <w:rsid w:val="004B24B3"/>
    <w:rsid w:val="004C40C9"/>
    <w:rsid w:val="004D1F20"/>
    <w:rsid w:val="004D43F9"/>
    <w:rsid w:val="004F517E"/>
    <w:rsid w:val="00532B62"/>
    <w:rsid w:val="00546250"/>
    <w:rsid w:val="00551429"/>
    <w:rsid w:val="0056685E"/>
    <w:rsid w:val="0057488A"/>
    <w:rsid w:val="005A1BC8"/>
    <w:rsid w:val="005B6928"/>
    <w:rsid w:val="005D5E6D"/>
    <w:rsid w:val="005D7E6C"/>
    <w:rsid w:val="006023F3"/>
    <w:rsid w:val="0060638D"/>
    <w:rsid w:val="00610B98"/>
    <w:rsid w:val="006135C8"/>
    <w:rsid w:val="00616ACA"/>
    <w:rsid w:val="0062268A"/>
    <w:rsid w:val="00624889"/>
    <w:rsid w:val="006318FA"/>
    <w:rsid w:val="00681634"/>
    <w:rsid w:val="006A77AF"/>
    <w:rsid w:val="006B2AE2"/>
    <w:rsid w:val="006C4A48"/>
    <w:rsid w:val="006D3B48"/>
    <w:rsid w:val="006E5CB9"/>
    <w:rsid w:val="00733729"/>
    <w:rsid w:val="00794DEB"/>
    <w:rsid w:val="007A0697"/>
    <w:rsid w:val="007A159F"/>
    <w:rsid w:val="007B58E1"/>
    <w:rsid w:val="007F18BC"/>
    <w:rsid w:val="007F322E"/>
    <w:rsid w:val="00803A15"/>
    <w:rsid w:val="00815EC2"/>
    <w:rsid w:val="008D0FE0"/>
    <w:rsid w:val="008E7314"/>
    <w:rsid w:val="00914123"/>
    <w:rsid w:val="00947179"/>
    <w:rsid w:val="00950078"/>
    <w:rsid w:val="00951BF4"/>
    <w:rsid w:val="009729F3"/>
    <w:rsid w:val="0098326D"/>
    <w:rsid w:val="009952E9"/>
    <w:rsid w:val="009C0AC1"/>
    <w:rsid w:val="009C5AE5"/>
    <w:rsid w:val="009F0DC3"/>
    <w:rsid w:val="00A85698"/>
    <w:rsid w:val="00A9777F"/>
    <w:rsid w:val="00AA0C67"/>
    <w:rsid w:val="00AB6610"/>
    <w:rsid w:val="00AD4261"/>
    <w:rsid w:val="00AE27DF"/>
    <w:rsid w:val="00B03DA3"/>
    <w:rsid w:val="00B15829"/>
    <w:rsid w:val="00B16B3D"/>
    <w:rsid w:val="00B23085"/>
    <w:rsid w:val="00B44782"/>
    <w:rsid w:val="00B44AAC"/>
    <w:rsid w:val="00BF63C1"/>
    <w:rsid w:val="00C534AB"/>
    <w:rsid w:val="00C56FD5"/>
    <w:rsid w:val="00C649B5"/>
    <w:rsid w:val="00C70FEC"/>
    <w:rsid w:val="00C916B2"/>
    <w:rsid w:val="00CB0FEC"/>
    <w:rsid w:val="00CD598F"/>
    <w:rsid w:val="00D62BB6"/>
    <w:rsid w:val="00D64EFC"/>
    <w:rsid w:val="00D7516F"/>
    <w:rsid w:val="00D8290A"/>
    <w:rsid w:val="00DD1F68"/>
    <w:rsid w:val="00E13C37"/>
    <w:rsid w:val="00E212CC"/>
    <w:rsid w:val="00E3109C"/>
    <w:rsid w:val="00E40273"/>
    <w:rsid w:val="00E56654"/>
    <w:rsid w:val="00E941B5"/>
    <w:rsid w:val="00EC4431"/>
    <w:rsid w:val="00F1798A"/>
    <w:rsid w:val="00F7254F"/>
    <w:rsid w:val="00F92462"/>
    <w:rsid w:val="00FB5CE7"/>
    <w:rsid w:val="00FC2F57"/>
    <w:rsid w:val="00FE5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7"/>
    <o:shapelayout v:ext="edit">
      <o:idmap v:ext="edit" data="1"/>
    </o:shapelayout>
  </w:shapeDefaults>
  <w:doNotEmbedSmartTags/>
  <w:decimalSymbol w:val="."/>
  <w:listSeparator w:val=","/>
  <w14:docId w14:val="480C4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100" w:lineRule="atLeast"/>
      <w:contextualSpacing/>
    </w:pPr>
    <w:rPr>
      <w:rFonts w:ascii="Arial" w:eastAsia="Arial" w:hAnsi="Arial" w:cs="Arial"/>
      <w:color w:val="000000"/>
      <w:kern w:val="1"/>
      <w:szCs w:val="22"/>
    </w:rPr>
  </w:style>
  <w:style w:type="paragraph" w:styleId="Heading1">
    <w:name w:val="heading 1"/>
    <w:basedOn w:val="Normal"/>
    <w:qFormat/>
    <w:pPr>
      <w:tabs>
        <w:tab w:val="left" w:pos="0"/>
        <w:tab w:val="right" w:pos="30"/>
      </w:tabs>
      <w:spacing w:before="240" w:after="60"/>
      <w:outlineLvl w:val="0"/>
    </w:pPr>
    <w:rPr>
      <w:b/>
      <w:color w:val="1F497D"/>
      <w:sz w:val="32"/>
    </w:rPr>
  </w:style>
  <w:style w:type="paragraph" w:styleId="Heading2">
    <w:name w:val="heading 2"/>
    <w:basedOn w:val="Normal"/>
    <w:qFormat/>
    <w:pPr>
      <w:tabs>
        <w:tab w:val="left" w:pos="0"/>
        <w:tab w:val="right" w:pos="30"/>
      </w:tabs>
      <w:spacing w:before="240" w:after="60" w:line="360" w:lineRule="auto"/>
      <w:jc w:val="both"/>
      <w:outlineLvl w:val="1"/>
    </w:pPr>
    <w:rPr>
      <w:b/>
      <w:i/>
      <w:color w:val="1F497D"/>
      <w:sz w:val="28"/>
    </w:rPr>
  </w:style>
  <w:style w:type="paragraph" w:styleId="Heading3">
    <w:name w:val="heading 3"/>
    <w:basedOn w:val="Normal"/>
    <w:qFormat/>
    <w:pPr>
      <w:tabs>
        <w:tab w:val="left" w:pos="0"/>
        <w:tab w:val="right" w:pos="30"/>
      </w:tabs>
      <w:spacing w:before="480" w:after="240"/>
      <w:ind w:firstLine="30"/>
      <w:outlineLvl w:val="2"/>
    </w:pPr>
    <w:rPr>
      <w:b/>
      <w:color w:val="1F497D"/>
      <w:sz w:val="26"/>
    </w:rPr>
  </w:style>
  <w:style w:type="paragraph" w:styleId="Heading4">
    <w:name w:val="heading 4"/>
    <w:basedOn w:val="Normal"/>
    <w:qFormat/>
    <w:pPr>
      <w:spacing w:before="240" w:after="60"/>
      <w:outlineLvl w:val="3"/>
    </w:pPr>
    <w:rPr>
      <w:rFonts w:ascii="Times New Roman" w:eastAsia="Times New Roman" w:hAnsi="Times New Roman" w:cs="Times New Roman"/>
      <w:b/>
      <w:sz w:val="28"/>
    </w:rPr>
  </w:style>
  <w:style w:type="paragraph" w:styleId="Heading5">
    <w:name w:val="heading 5"/>
    <w:basedOn w:val="Normal"/>
    <w:qFormat/>
    <w:pPr>
      <w:spacing w:before="240" w:after="60"/>
      <w:outlineLvl w:val="4"/>
    </w:pPr>
    <w:rPr>
      <w:b/>
      <w:i/>
      <w:sz w:val="26"/>
    </w:rPr>
  </w:style>
  <w:style w:type="paragraph" w:styleId="Heading6">
    <w:name w:val="heading 6"/>
    <w:basedOn w:val="Normal"/>
    <w:qFormat/>
    <w:pPr>
      <w:spacing w:before="240" w:after="60"/>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1">
    <w:name w:val="Absatz-Standardschriftart1"/>
  </w:style>
  <w:style w:type="character" w:styleId="Hyperlink">
    <w:name w:val="Hyperlink"/>
    <w:rPr>
      <w:color w:val="0563C1"/>
      <w:u w:val="single"/>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Pr>
      <w:rFonts w:eastAsia="Arial" w:cs="Arial"/>
      <w:b w:val="0"/>
      <w:i w:val="0"/>
      <w:caps w:val="0"/>
      <w:smallCaps w:val="0"/>
      <w:strike w:val="0"/>
      <w:dstrike w:val="0"/>
      <w:color w:val="000000"/>
      <w:position w:val="0"/>
      <w:sz w:val="20"/>
      <w:u w:val="none"/>
      <w:shd w:val="clear" w:color="auto" w:fill="FFFF00"/>
      <w:vertAlign w:val="baseline"/>
    </w:rPr>
  </w:style>
  <w:style w:type="character" w:customStyle="1" w:styleId="ListLabel3">
    <w:name w:val="ListLabel 3"/>
    <w:rPr>
      <w:u w:val="none"/>
    </w:rPr>
  </w:style>
  <w:style w:type="character" w:customStyle="1" w:styleId="ListLabel4">
    <w:name w:val="ListLabel 4"/>
    <w:rPr>
      <w:rFonts w:cs="Courier New"/>
    </w:rPr>
  </w:style>
  <w:style w:type="character" w:customStyle="1" w:styleId="ListLabel5">
    <w:name w:val="ListLabel 5"/>
    <w:rPr>
      <w:i w:val="0"/>
      <w:color w:val="000000"/>
      <w:sz w:val="34"/>
    </w:rPr>
  </w:style>
  <w:style w:type="character" w:customStyle="1" w:styleId="IndexLink">
    <w:name w:val="Index Link"/>
  </w:style>
  <w:style w:type="paragraph" w:customStyle="1" w:styleId="Heading">
    <w:name w:val="Heading"/>
    <w:basedOn w:val="Normal"/>
    <w:next w:val="BodyText"/>
    <w:pPr>
      <w:keepNext/>
      <w:spacing w:before="240" w:after="120"/>
    </w:pPr>
    <w:rPr>
      <w:rFonts w:eastAsia="Droid Sans Fallback"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styleId="Title">
    <w:name w:val="Title"/>
    <w:basedOn w:val="Normal"/>
    <w:qFormat/>
    <w:pPr>
      <w:spacing w:before="1560" w:after="240" w:line="360" w:lineRule="auto"/>
    </w:pPr>
    <w:rPr>
      <w:b/>
      <w:color w:val="1F497D"/>
      <w:sz w:val="48"/>
    </w:rPr>
  </w:style>
  <w:style w:type="paragraph" w:styleId="Subtitle">
    <w:name w:val="Subtitle"/>
    <w:basedOn w:val="Normal"/>
    <w:qFormat/>
    <w:pPr>
      <w:spacing w:after="60"/>
      <w:jc w:val="center"/>
    </w:pPr>
    <w:rPr>
      <w:sz w:val="24"/>
    </w:rPr>
  </w:style>
  <w:style w:type="paragraph" w:styleId="TOAHeading">
    <w:name w:val="toa heading"/>
    <w:basedOn w:val="Heading1"/>
    <w:pPr>
      <w:keepNext/>
      <w:keepLines/>
      <w:tabs>
        <w:tab w:val="clear" w:pos="30"/>
      </w:tabs>
      <w:spacing w:after="0" w:line="256" w:lineRule="auto"/>
    </w:pPr>
    <w:rPr>
      <w:rFonts w:ascii="Calibri Light" w:hAnsi="Calibri Light" w:cs="font579"/>
      <w:b w:val="0"/>
      <w:color w:val="2E74B5"/>
      <w:szCs w:val="32"/>
    </w:rPr>
  </w:style>
  <w:style w:type="paragraph" w:styleId="TOC1">
    <w:name w:val="toc 1"/>
    <w:basedOn w:val="Normal"/>
    <w:pPr>
      <w:spacing w:after="100"/>
    </w:pPr>
  </w:style>
  <w:style w:type="paragraph" w:styleId="TOC2">
    <w:name w:val="toc 2"/>
    <w:basedOn w:val="Normal"/>
    <w:pPr>
      <w:spacing w:after="100"/>
      <w:ind w:left="200"/>
    </w:pPr>
  </w:style>
  <w:style w:type="paragraph" w:styleId="TOC3">
    <w:name w:val="toc 3"/>
    <w:basedOn w:val="Normal"/>
    <w:pPr>
      <w:spacing w:after="100"/>
      <w:ind w:left="400"/>
    </w:pPr>
  </w:style>
  <w:style w:type="paragraph" w:customStyle="1" w:styleId="Listenabsatz1">
    <w:name w:val="Listenabsatz1"/>
    <w:basedOn w:val="Normal"/>
    <w:pPr>
      <w:ind w:left="720"/>
    </w:pPr>
  </w:style>
  <w:style w:type="paragraph" w:styleId="Header">
    <w:name w:val="header"/>
    <w:basedOn w:val="Normal"/>
  </w:style>
  <w:style w:type="paragraph" w:styleId="Footer">
    <w:name w:val="footer"/>
    <w:basedOn w:val="Normal"/>
  </w:style>
  <w:style w:type="character" w:customStyle="1" w:styleId="reference-text">
    <w:name w:val="reference-text"/>
    <w:rsid w:val="004962B8"/>
  </w:style>
  <w:style w:type="table" w:styleId="TableGrid">
    <w:name w:val="Table Grid"/>
    <w:basedOn w:val="TableNormal"/>
    <w:uiPriority w:val="39"/>
    <w:rsid w:val="00A85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tejustify">
    <w:name w:val="rtejustify"/>
    <w:basedOn w:val="Normal"/>
    <w:rsid w:val="00951BF4"/>
    <w:pPr>
      <w:suppressAutoHyphens w:val="0"/>
      <w:spacing w:before="100" w:beforeAutospacing="1" w:after="100" w:afterAutospacing="1" w:line="240" w:lineRule="auto"/>
      <w:contextualSpacing w:val="0"/>
    </w:pPr>
    <w:rPr>
      <w:rFonts w:ascii="Times New Roman" w:eastAsia="Times New Roman" w:hAnsi="Times New Roman" w:cs="Times New Roman"/>
      <w:color w:val="auto"/>
      <w:kern w:val="0"/>
      <w:sz w:val="24"/>
      <w:szCs w:val="24"/>
    </w:rPr>
  </w:style>
  <w:style w:type="character" w:styleId="Strong">
    <w:name w:val="Strong"/>
    <w:uiPriority w:val="22"/>
    <w:qFormat/>
    <w:rsid w:val="00951BF4"/>
    <w:rPr>
      <w:b/>
      <w:bCs/>
    </w:rPr>
  </w:style>
  <w:style w:type="paragraph" w:styleId="BalloonText">
    <w:name w:val="Balloon Text"/>
    <w:basedOn w:val="Normal"/>
    <w:link w:val="BalloonTextChar"/>
    <w:uiPriority w:val="99"/>
    <w:semiHidden/>
    <w:unhideWhenUsed/>
    <w:rsid w:val="004D1F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D1F20"/>
    <w:rPr>
      <w:rFonts w:ascii="Lucida Grande" w:eastAsia="Arial" w:hAnsi="Lucida Grande" w:cs="Arial"/>
      <w:color w:val="000000"/>
      <w:kern w:val="1"/>
      <w:sz w:val="18"/>
      <w:szCs w:val="18"/>
    </w:rPr>
  </w:style>
  <w:style w:type="character" w:styleId="CommentReference">
    <w:name w:val="annotation reference"/>
    <w:basedOn w:val="DefaultParagraphFont"/>
    <w:uiPriority w:val="99"/>
    <w:semiHidden/>
    <w:unhideWhenUsed/>
    <w:rsid w:val="004D1F20"/>
    <w:rPr>
      <w:sz w:val="18"/>
      <w:szCs w:val="18"/>
    </w:rPr>
  </w:style>
  <w:style w:type="paragraph" w:styleId="CommentText">
    <w:name w:val="annotation text"/>
    <w:basedOn w:val="Normal"/>
    <w:link w:val="CommentTextChar"/>
    <w:uiPriority w:val="99"/>
    <w:semiHidden/>
    <w:unhideWhenUsed/>
    <w:rsid w:val="004D1F20"/>
    <w:rPr>
      <w:sz w:val="24"/>
      <w:szCs w:val="24"/>
    </w:rPr>
  </w:style>
  <w:style w:type="character" w:customStyle="1" w:styleId="CommentTextChar">
    <w:name w:val="Comment Text Char"/>
    <w:basedOn w:val="DefaultParagraphFont"/>
    <w:link w:val="CommentText"/>
    <w:uiPriority w:val="99"/>
    <w:semiHidden/>
    <w:rsid w:val="004D1F20"/>
    <w:rPr>
      <w:rFonts w:ascii="Arial" w:eastAsia="Arial" w:hAnsi="Arial" w:cs="Arial"/>
      <w:color w:val="000000"/>
      <w:kern w:val="1"/>
      <w:sz w:val="24"/>
      <w:szCs w:val="24"/>
    </w:rPr>
  </w:style>
  <w:style w:type="paragraph" w:styleId="CommentSubject">
    <w:name w:val="annotation subject"/>
    <w:basedOn w:val="CommentText"/>
    <w:next w:val="CommentText"/>
    <w:link w:val="CommentSubjectChar"/>
    <w:uiPriority w:val="99"/>
    <w:semiHidden/>
    <w:unhideWhenUsed/>
    <w:rsid w:val="004D1F20"/>
    <w:rPr>
      <w:b/>
      <w:bCs/>
      <w:sz w:val="20"/>
      <w:szCs w:val="20"/>
    </w:rPr>
  </w:style>
  <w:style w:type="character" w:customStyle="1" w:styleId="CommentSubjectChar">
    <w:name w:val="Comment Subject Char"/>
    <w:basedOn w:val="CommentTextChar"/>
    <w:link w:val="CommentSubject"/>
    <w:uiPriority w:val="99"/>
    <w:semiHidden/>
    <w:rsid w:val="004D1F20"/>
    <w:rPr>
      <w:rFonts w:ascii="Arial" w:eastAsia="Arial" w:hAnsi="Arial" w:cs="Arial"/>
      <w:b/>
      <w:bCs/>
      <w:color w:val="000000"/>
      <w:kern w:val="1"/>
      <w:sz w:val="24"/>
      <w:szCs w:val="24"/>
    </w:rPr>
  </w:style>
  <w:style w:type="paragraph" w:styleId="Revision">
    <w:name w:val="Revision"/>
    <w:hidden/>
    <w:uiPriority w:val="99"/>
    <w:semiHidden/>
    <w:rsid w:val="00293353"/>
    <w:rPr>
      <w:rFonts w:ascii="Arial" w:eastAsia="Arial" w:hAnsi="Arial" w:cs="Arial"/>
      <w:color w:val="000000"/>
      <w:kern w:val="1"/>
      <w:szCs w:val="22"/>
    </w:rPr>
  </w:style>
  <w:style w:type="paragraph" w:styleId="DocumentMap">
    <w:name w:val="Document Map"/>
    <w:basedOn w:val="Normal"/>
    <w:link w:val="DocumentMapChar"/>
    <w:uiPriority w:val="99"/>
    <w:semiHidden/>
    <w:unhideWhenUsed/>
    <w:rsid w:val="00293353"/>
    <w:rPr>
      <w:rFonts w:ascii="Lucida Grande" w:hAnsi="Lucida Grande"/>
      <w:sz w:val="24"/>
      <w:szCs w:val="24"/>
    </w:rPr>
  </w:style>
  <w:style w:type="character" w:customStyle="1" w:styleId="DocumentMapChar">
    <w:name w:val="Document Map Char"/>
    <w:basedOn w:val="DefaultParagraphFont"/>
    <w:link w:val="DocumentMap"/>
    <w:uiPriority w:val="99"/>
    <w:semiHidden/>
    <w:rsid w:val="00293353"/>
    <w:rPr>
      <w:rFonts w:ascii="Lucida Grande" w:eastAsia="Arial" w:hAnsi="Lucida Grande" w:cs="Arial"/>
      <w:color w:val="000000"/>
      <w:kern w:val="1"/>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100" w:lineRule="atLeast"/>
      <w:contextualSpacing/>
    </w:pPr>
    <w:rPr>
      <w:rFonts w:ascii="Arial" w:eastAsia="Arial" w:hAnsi="Arial" w:cs="Arial"/>
      <w:color w:val="000000"/>
      <w:kern w:val="1"/>
      <w:szCs w:val="22"/>
    </w:rPr>
  </w:style>
  <w:style w:type="paragraph" w:styleId="Heading1">
    <w:name w:val="heading 1"/>
    <w:basedOn w:val="Normal"/>
    <w:qFormat/>
    <w:pPr>
      <w:tabs>
        <w:tab w:val="left" w:pos="0"/>
        <w:tab w:val="right" w:pos="30"/>
      </w:tabs>
      <w:spacing w:before="240" w:after="60"/>
      <w:outlineLvl w:val="0"/>
    </w:pPr>
    <w:rPr>
      <w:b/>
      <w:color w:val="1F497D"/>
      <w:sz w:val="32"/>
    </w:rPr>
  </w:style>
  <w:style w:type="paragraph" w:styleId="Heading2">
    <w:name w:val="heading 2"/>
    <w:basedOn w:val="Normal"/>
    <w:qFormat/>
    <w:pPr>
      <w:tabs>
        <w:tab w:val="left" w:pos="0"/>
        <w:tab w:val="right" w:pos="30"/>
      </w:tabs>
      <w:spacing w:before="240" w:after="60" w:line="360" w:lineRule="auto"/>
      <w:jc w:val="both"/>
      <w:outlineLvl w:val="1"/>
    </w:pPr>
    <w:rPr>
      <w:b/>
      <w:i/>
      <w:color w:val="1F497D"/>
      <w:sz w:val="28"/>
    </w:rPr>
  </w:style>
  <w:style w:type="paragraph" w:styleId="Heading3">
    <w:name w:val="heading 3"/>
    <w:basedOn w:val="Normal"/>
    <w:qFormat/>
    <w:pPr>
      <w:tabs>
        <w:tab w:val="left" w:pos="0"/>
        <w:tab w:val="right" w:pos="30"/>
      </w:tabs>
      <w:spacing w:before="480" w:after="240"/>
      <w:ind w:firstLine="30"/>
      <w:outlineLvl w:val="2"/>
    </w:pPr>
    <w:rPr>
      <w:b/>
      <w:color w:val="1F497D"/>
      <w:sz w:val="26"/>
    </w:rPr>
  </w:style>
  <w:style w:type="paragraph" w:styleId="Heading4">
    <w:name w:val="heading 4"/>
    <w:basedOn w:val="Normal"/>
    <w:qFormat/>
    <w:pPr>
      <w:spacing w:before="240" w:after="60"/>
      <w:outlineLvl w:val="3"/>
    </w:pPr>
    <w:rPr>
      <w:rFonts w:ascii="Times New Roman" w:eastAsia="Times New Roman" w:hAnsi="Times New Roman" w:cs="Times New Roman"/>
      <w:b/>
      <w:sz w:val="28"/>
    </w:rPr>
  </w:style>
  <w:style w:type="paragraph" w:styleId="Heading5">
    <w:name w:val="heading 5"/>
    <w:basedOn w:val="Normal"/>
    <w:qFormat/>
    <w:pPr>
      <w:spacing w:before="240" w:after="60"/>
      <w:outlineLvl w:val="4"/>
    </w:pPr>
    <w:rPr>
      <w:b/>
      <w:i/>
      <w:sz w:val="26"/>
    </w:rPr>
  </w:style>
  <w:style w:type="paragraph" w:styleId="Heading6">
    <w:name w:val="heading 6"/>
    <w:basedOn w:val="Normal"/>
    <w:qFormat/>
    <w:pPr>
      <w:spacing w:before="240" w:after="60"/>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1">
    <w:name w:val="Absatz-Standardschriftart1"/>
  </w:style>
  <w:style w:type="character" w:styleId="Hyperlink">
    <w:name w:val="Hyperlink"/>
    <w:rPr>
      <w:color w:val="0563C1"/>
      <w:u w:val="single"/>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Pr>
      <w:rFonts w:eastAsia="Arial" w:cs="Arial"/>
      <w:b w:val="0"/>
      <w:i w:val="0"/>
      <w:caps w:val="0"/>
      <w:smallCaps w:val="0"/>
      <w:strike w:val="0"/>
      <w:dstrike w:val="0"/>
      <w:color w:val="000000"/>
      <w:position w:val="0"/>
      <w:sz w:val="20"/>
      <w:u w:val="none"/>
      <w:shd w:val="clear" w:color="auto" w:fill="FFFF00"/>
      <w:vertAlign w:val="baseline"/>
    </w:rPr>
  </w:style>
  <w:style w:type="character" w:customStyle="1" w:styleId="ListLabel3">
    <w:name w:val="ListLabel 3"/>
    <w:rPr>
      <w:u w:val="none"/>
    </w:rPr>
  </w:style>
  <w:style w:type="character" w:customStyle="1" w:styleId="ListLabel4">
    <w:name w:val="ListLabel 4"/>
    <w:rPr>
      <w:rFonts w:cs="Courier New"/>
    </w:rPr>
  </w:style>
  <w:style w:type="character" w:customStyle="1" w:styleId="ListLabel5">
    <w:name w:val="ListLabel 5"/>
    <w:rPr>
      <w:i w:val="0"/>
      <w:color w:val="000000"/>
      <w:sz w:val="34"/>
    </w:rPr>
  </w:style>
  <w:style w:type="character" w:customStyle="1" w:styleId="IndexLink">
    <w:name w:val="Index Link"/>
  </w:style>
  <w:style w:type="paragraph" w:customStyle="1" w:styleId="Heading">
    <w:name w:val="Heading"/>
    <w:basedOn w:val="Normal"/>
    <w:next w:val="BodyText"/>
    <w:pPr>
      <w:keepNext/>
      <w:spacing w:before="240" w:after="120"/>
    </w:pPr>
    <w:rPr>
      <w:rFonts w:eastAsia="Droid Sans Fallback"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styleId="Title">
    <w:name w:val="Title"/>
    <w:basedOn w:val="Normal"/>
    <w:qFormat/>
    <w:pPr>
      <w:spacing w:before="1560" w:after="240" w:line="360" w:lineRule="auto"/>
    </w:pPr>
    <w:rPr>
      <w:b/>
      <w:color w:val="1F497D"/>
      <w:sz w:val="48"/>
    </w:rPr>
  </w:style>
  <w:style w:type="paragraph" w:styleId="Subtitle">
    <w:name w:val="Subtitle"/>
    <w:basedOn w:val="Normal"/>
    <w:qFormat/>
    <w:pPr>
      <w:spacing w:after="60"/>
      <w:jc w:val="center"/>
    </w:pPr>
    <w:rPr>
      <w:sz w:val="24"/>
    </w:rPr>
  </w:style>
  <w:style w:type="paragraph" w:styleId="TOAHeading">
    <w:name w:val="toa heading"/>
    <w:basedOn w:val="Heading1"/>
    <w:pPr>
      <w:keepNext/>
      <w:keepLines/>
      <w:tabs>
        <w:tab w:val="clear" w:pos="30"/>
      </w:tabs>
      <w:spacing w:after="0" w:line="256" w:lineRule="auto"/>
    </w:pPr>
    <w:rPr>
      <w:rFonts w:ascii="Calibri Light" w:hAnsi="Calibri Light" w:cs="font579"/>
      <w:b w:val="0"/>
      <w:color w:val="2E74B5"/>
      <w:szCs w:val="32"/>
    </w:rPr>
  </w:style>
  <w:style w:type="paragraph" w:styleId="TOC1">
    <w:name w:val="toc 1"/>
    <w:basedOn w:val="Normal"/>
    <w:pPr>
      <w:spacing w:after="100"/>
    </w:pPr>
  </w:style>
  <w:style w:type="paragraph" w:styleId="TOC2">
    <w:name w:val="toc 2"/>
    <w:basedOn w:val="Normal"/>
    <w:pPr>
      <w:spacing w:after="100"/>
      <w:ind w:left="200"/>
    </w:pPr>
  </w:style>
  <w:style w:type="paragraph" w:styleId="TOC3">
    <w:name w:val="toc 3"/>
    <w:basedOn w:val="Normal"/>
    <w:pPr>
      <w:spacing w:after="100"/>
      <w:ind w:left="400"/>
    </w:pPr>
  </w:style>
  <w:style w:type="paragraph" w:customStyle="1" w:styleId="Listenabsatz1">
    <w:name w:val="Listenabsatz1"/>
    <w:basedOn w:val="Normal"/>
    <w:pPr>
      <w:ind w:left="720"/>
    </w:pPr>
  </w:style>
  <w:style w:type="paragraph" w:styleId="Header">
    <w:name w:val="header"/>
    <w:basedOn w:val="Normal"/>
  </w:style>
  <w:style w:type="paragraph" w:styleId="Footer">
    <w:name w:val="footer"/>
    <w:basedOn w:val="Normal"/>
  </w:style>
  <w:style w:type="character" w:customStyle="1" w:styleId="reference-text">
    <w:name w:val="reference-text"/>
    <w:rsid w:val="004962B8"/>
  </w:style>
  <w:style w:type="table" w:styleId="TableGrid">
    <w:name w:val="Table Grid"/>
    <w:basedOn w:val="TableNormal"/>
    <w:uiPriority w:val="39"/>
    <w:rsid w:val="00A85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tejustify">
    <w:name w:val="rtejustify"/>
    <w:basedOn w:val="Normal"/>
    <w:rsid w:val="00951BF4"/>
    <w:pPr>
      <w:suppressAutoHyphens w:val="0"/>
      <w:spacing w:before="100" w:beforeAutospacing="1" w:after="100" w:afterAutospacing="1" w:line="240" w:lineRule="auto"/>
      <w:contextualSpacing w:val="0"/>
    </w:pPr>
    <w:rPr>
      <w:rFonts w:ascii="Times New Roman" w:eastAsia="Times New Roman" w:hAnsi="Times New Roman" w:cs="Times New Roman"/>
      <w:color w:val="auto"/>
      <w:kern w:val="0"/>
      <w:sz w:val="24"/>
      <w:szCs w:val="24"/>
    </w:rPr>
  </w:style>
  <w:style w:type="character" w:styleId="Strong">
    <w:name w:val="Strong"/>
    <w:uiPriority w:val="22"/>
    <w:qFormat/>
    <w:rsid w:val="00951BF4"/>
    <w:rPr>
      <w:b/>
      <w:bCs/>
    </w:rPr>
  </w:style>
  <w:style w:type="paragraph" w:styleId="BalloonText">
    <w:name w:val="Balloon Text"/>
    <w:basedOn w:val="Normal"/>
    <w:link w:val="BalloonTextChar"/>
    <w:uiPriority w:val="99"/>
    <w:semiHidden/>
    <w:unhideWhenUsed/>
    <w:rsid w:val="004D1F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D1F20"/>
    <w:rPr>
      <w:rFonts w:ascii="Lucida Grande" w:eastAsia="Arial" w:hAnsi="Lucida Grande" w:cs="Arial"/>
      <w:color w:val="000000"/>
      <w:kern w:val="1"/>
      <w:sz w:val="18"/>
      <w:szCs w:val="18"/>
    </w:rPr>
  </w:style>
  <w:style w:type="character" w:styleId="CommentReference">
    <w:name w:val="annotation reference"/>
    <w:basedOn w:val="DefaultParagraphFont"/>
    <w:uiPriority w:val="99"/>
    <w:semiHidden/>
    <w:unhideWhenUsed/>
    <w:rsid w:val="004D1F20"/>
    <w:rPr>
      <w:sz w:val="18"/>
      <w:szCs w:val="18"/>
    </w:rPr>
  </w:style>
  <w:style w:type="paragraph" w:styleId="CommentText">
    <w:name w:val="annotation text"/>
    <w:basedOn w:val="Normal"/>
    <w:link w:val="CommentTextChar"/>
    <w:uiPriority w:val="99"/>
    <w:semiHidden/>
    <w:unhideWhenUsed/>
    <w:rsid w:val="004D1F20"/>
    <w:rPr>
      <w:sz w:val="24"/>
      <w:szCs w:val="24"/>
    </w:rPr>
  </w:style>
  <w:style w:type="character" w:customStyle="1" w:styleId="CommentTextChar">
    <w:name w:val="Comment Text Char"/>
    <w:basedOn w:val="DefaultParagraphFont"/>
    <w:link w:val="CommentText"/>
    <w:uiPriority w:val="99"/>
    <w:semiHidden/>
    <w:rsid w:val="004D1F20"/>
    <w:rPr>
      <w:rFonts w:ascii="Arial" w:eastAsia="Arial" w:hAnsi="Arial" w:cs="Arial"/>
      <w:color w:val="000000"/>
      <w:kern w:val="1"/>
      <w:sz w:val="24"/>
      <w:szCs w:val="24"/>
    </w:rPr>
  </w:style>
  <w:style w:type="paragraph" w:styleId="CommentSubject">
    <w:name w:val="annotation subject"/>
    <w:basedOn w:val="CommentText"/>
    <w:next w:val="CommentText"/>
    <w:link w:val="CommentSubjectChar"/>
    <w:uiPriority w:val="99"/>
    <w:semiHidden/>
    <w:unhideWhenUsed/>
    <w:rsid w:val="004D1F20"/>
    <w:rPr>
      <w:b/>
      <w:bCs/>
      <w:sz w:val="20"/>
      <w:szCs w:val="20"/>
    </w:rPr>
  </w:style>
  <w:style w:type="character" w:customStyle="1" w:styleId="CommentSubjectChar">
    <w:name w:val="Comment Subject Char"/>
    <w:basedOn w:val="CommentTextChar"/>
    <w:link w:val="CommentSubject"/>
    <w:uiPriority w:val="99"/>
    <w:semiHidden/>
    <w:rsid w:val="004D1F20"/>
    <w:rPr>
      <w:rFonts w:ascii="Arial" w:eastAsia="Arial" w:hAnsi="Arial" w:cs="Arial"/>
      <w:b/>
      <w:bCs/>
      <w:color w:val="000000"/>
      <w:kern w:val="1"/>
      <w:sz w:val="24"/>
      <w:szCs w:val="24"/>
    </w:rPr>
  </w:style>
  <w:style w:type="paragraph" w:styleId="Revision">
    <w:name w:val="Revision"/>
    <w:hidden/>
    <w:uiPriority w:val="99"/>
    <w:semiHidden/>
    <w:rsid w:val="00293353"/>
    <w:rPr>
      <w:rFonts w:ascii="Arial" w:eastAsia="Arial" w:hAnsi="Arial" w:cs="Arial"/>
      <w:color w:val="000000"/>
      <w:kern w:val="1"/>
      <w:szCs w:val="22"/>
    </w:rPr>
  </w:style>
  <w:style w:type="paragraph" w:styleId="DocumentMap">
    <w:name w:val="Document Map"/>
    <w:basedOn w:val="Normal"/>
    <w:link w:val="DocumentMapChar"/>
    <w:uiPriority w:val="99"/>
    <w:semiHidden/>
    <w:unhideWhenUsed/>
    <w:rsid w:val="00293353"/>
    <w:rPr>
      <w:rFonts w:ascii="Lucida Grande" w:hAnsi="Lucida Grande"/>
      <w:sz w:val="24"/>
      <w:szCs w:val="24"/>
    </w:rPr>
  </w:style>
  <w:style w:type="character" w:customStyle="1" w:styleId="DocumentMapChar">
    <w:name w:val="Document Map Char"/>
    <w:basedOn w:val="DefaultParagraphFont"/>
    <w:link w:val="DocumentMap"/>
    <w:uiPriority w:val="99"/>
    <w:semiHidden/>
    <w:rsid w:val="00293353"/>
    <w:rPr>
      <w:rFonts w:ascii="Lucida Grande" w:eastAsia="Arial" w:hAnsi="Lucida Grande" w:cs="Arial"/>
      <w:color w:val="000000"/>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233573">
      <w:bodyDiv w:val="1"/>
      <w:marLeft w:val="0"/>
      <w:marRight w:val="0"/>
      <w:marTop w:val="0"/>
      <w:marBottom w:val="0"/>
      <w:divBdr>
        <w:top w:val="none" w:sz="0" w:space="0" w:color="auto"/>
        <w:left w:val="none" w:sz="0" w:space="0" w:color="auto"/>
        <w:bottom w:val="none" w:sz="0" w:space="0" w:color="auto"/>
        <w:right w:val="none" w:sz="0" w:space="0" w:color="auto"/>
      </w:divBdr>
    </w:div>
    <w:div w:id="1283154362">
      <w:bodyDiv w:val="1"/>
      <w:marLeft w:val="0"/>
      <w:marRight w:val="0"/>
      <w:marTop w:val="0"/>
      <w:marBottom w:val="0"/>
      <w:divBdr>
        <w:top w:val="none" w:sz="0" w:space="0" w:color="auto"/>
        <w:left w:val="none" w:sz="0" w:space="0" w:color="auto"/>
        <w:bottom w:val="none" w:sz="0" w:space="0" w:color="auto"/>
        <w:right w:val="none" w:sz="0" w:space="0" w:color="auto"/>
      </w:divBdr>
    </w:div>
    <w:div w:id="138421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nmrML/nmrML/issues/62" TargetMode="External"/><Relationship Id="rId21" Type="http://schemas.openxmlformats.org/officeDocument/2006/relationships/hyperlink" Target="http://www.obofoundry.org/wiki/index.php/FP_012_naming_conventions"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s://github.com/nmrML/nmrML/blob/master/xml-schemata/nmrML.xsd" TargetMode="External"/><Relationship Id="rId25" Type="http://schemas.openxmlformats.org/officeDocument/2006/relationships/hyperlink" Target="https://github.com/nmrML/nmrML/blob/master/ontologies/nmrCV.owl" TargetMode="External"/><Relationship Id="rId26" Type="http://schemas.openxmlformats.org/officeDocument/2006/relationships/hyperlink" Target="https://github.com/nmrML/nmrML/tree/master/examples/working.tmp/nmrML" TargetMode="External"/><Relationship Id="rId27" Type="http://schemas.openxmlformats.org/officeDocument/2006/relationships/hyperlink" Target="https://github.com/nmrML/nmrML/tree/master/examples" TargetMode="External"/><Relationship Id="rId28" Type="http://schemas.openxmlformats.org/officeDocument/2006/relationships/hyperlink" Target="https://github.com/nmrML/nmrML" TargetMode="External"/><Relationship Id="rId29" Type="http://schemas.openxmlformats.org/officeDocument/2006/relationships/hyperlink" Target="http://www.cosmos-fp7.eu/"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nmrml.org/" TargetMode="External"/><Relationship Id="rId31" Type="http://schemas.openxmlformats.org/officeDocument/2006/relationships/hyperlink" Target="http://cosmos-fp7.eu/nmrML/" TargetMode="External"/><Relationship Id="rId32" Type="http://schemas.openxmlformats.org/officeDocument/2006/relationships/hyperlink" Target="https://groups.google.com/forum/"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metabolomicscentre.ca/nmrML/biosample-concentrations.xml" TargetMode="External"/><Relationship Id="rId34" Type="http://schemas.openxmlformats.org/officeDocument/2006/relationships/hyperlink" Target="http://www.oxygenxml.com/doc/ug-editor/topics/xml-schema-instance-generator.html" TargetMode="External"/><Relationship Id="rId35" Type="http://schemas.openxmlformats.org/officeDocument/2006/relationships/hyperlink" Target="https://wiki.imise.uni-leipzig.de/Gruppen/OBML/Workshops/2013-ODLS-en" TargetMode="External"/><Relationship Id="rId36" Type="http://schemas.openxmlformats.org/officeDocument/2006/relationships/hyperlink" Target="https://wiki.imise.uni-leipzig.de/Gruppen/OBML/Workshops/2013-ODLS-en" TargetMode="Externa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CA088-3C3D-E543-8EA9-4D4D87632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5834</Words>
  <Characters>33259</Characters>
  <Application>Microsoft Macintosh Word</Application>
  <DocSecurity>0</DocSecurity>
  <Lines>277</Lines>
  <Paragraphs>78</Paragraphs>
  <ScaleCrop>false</ScaleCrop>
  <HeadingPairs>
    <vt:vector size="2" baseType="variant">
      <vt:variant>
        <vt:lpstr>Titel</vt:lpstr>
      </vt:variant>
      <vt:variant>
        <vt:i4>1</vt:i4>
      </vt:variant>
    </vt:vector>
  </HeadingPairs>
  <TitlesOfParts>
    <vt:vector size="1" baseType="lpstr">
      <vt:lpstr>COSMOS D2.4 nmrML Part A REPORT.docx</vt:lpstr>
    </vt:vector>
  </TitlesOfParts>
  <Company>IPB</Company>
  <LinksUpToDate>false</LinksUpToDate>
  <CharactersWithSpaces>39015</CharactersWithSpaces>
  <SharedDoc>false</SharedDoc>
  <HLinks>
    <vt:vector size="168" baseType="variant">
      <vt:variant>
        <vt:i4>4915209</vt:i4>
      </vt:variant>
      <vt:variant>
        <vt:i4>84</vt:i4>
      </vt:variant>
      <vt:variant>
        <vt:i4>0</vt:i4>
      </vt:variant>
      <vt:variant>
        <vt:i4>5</vt:i4>
      </vt:variant>
      <vt:variant>
        <vt:lpwstr>https://wiki.imise.uni-leipzig.de/Gruppen/OBML/Workshops/2013-ODLS-en</vt:lpwstr>
      </vt:variant>
      <vt:variant>
        <vt:lpwstr/>
      </vt:variant>
      <vt:variant>
        <vt:i4>4915209</vt:i4>
      </vt:variant>
      <vt:variant>
        <vt:i4>81</vt:i4>
      </vt:variant>
      <vt:variant>
        <vt:i4>0</vt:i4>
      </vt:variant>
      <vt:variant>
        <vt:i4>5</vt:i4>
      </vt:variant>
      <vt:variant>
        <vt:lpwstr>https://wiki.imise.uni-leipzig.de/Gruppen/OBML/Workshops/2013-ODLS-en</vt:lpwstr>
      </vt:variant>
      <vt:variant>
        <vt:lpwstr/>
      </vt:variant>
      <vt:variant>
        <vt:i4>1900570</vt:i4>
      </vt:variant>
      <vt:variant>
        <vt:i4>78</vt:i4>
      </vt:variant>
      <vt:variant>
        <vt:i4>0</vt:i4>
      </vt:variant>
      <vt:variant>
        <vt:i4>5</vt:i4>
      </vt:variant>
      <vt:variant>
        <vt:lpwstr>http://www.oxygenxml.com/doc/ug-editor/topics/xml-schema-instance-generator.html</vt:lpwstr>
      </vt:variant>
      <vt:variant>
        <vt:lpwstr/>
      </vt:variant>
      <vt:variant>
        <vt:i4>5898252</vt:i4>
      </vt:variant>
      <vt:variant>
        <vt:i4>75</vt:i4>
      </vt:variant>
      <vt:variant>
        <vt:i4>0</vt:i4>
      </vt:variant>
      <vt:variant>
        <vt:i4>5</vt:i4>
      </vt:variant>
      <vt:variant>
        <vt:lpwstr>https://groups.google.com/forum/</vt:lpwstr>
      </vt:variant>
      <vt:variant>
        <vt:lpwstr/>
      </vt:variant>
      <vt:variant>
        <vt:i4>2228323</vt:i4>
      </vt:variant>
      <vt:variant>
        <vt:i4>72</vt:i4>
      </vt:variant>
      <vt:variant>
        <vt:i4>0</vt:i4>
      </vt:variant>
      <vt:variant>
        <vt:i4>5</vt:i4>
      </vt:variant>
      <vt:variant>
        <vt:lpwstr>http://cosmos-fp7.eu/nmrML/</vt:lpwstr>
      </vt:variant>
      <vt:variant>
        <vt:lpwstr/>
      </vt:variant>
      <vt:variant>
        <vt:i4>8126567</vt:i4>
      </vt:variant>
      <vt:variant>
        <vt:i4>69</vt:i4>
      </vt:variant>
      <vt:variant>
        <vt:i4>0</vt:i4>
      </vt:variant>
      <vt:variant>
        <vt:i4>5</vt:i4>
      </vt:variant>
      <vt:variant>
        <vt:lpwstr>https://github.com/nmrML/nmrML</vt:lpwstr>
      </vt:variant>
      <vt:variant>
        <vt:lpwstr/>
      </vt:variant>
      <vt:variant>
        <vt:i4>5439573</vt:i4>
      </vt:variant>
      <vt:variant>
        <vt:i4>66</vt:i4>
      </vt:variant>
      <vt:variant>
        <vt:i4>0</vt:i4>
      </vt:variant>
      <vt:variant>
        <vt:i4>5</vt:i4>
      </vt:variant>
      <vt:variant>
        <vt:lpwstr>http://nmrml.org/</vt:lpwstr>
      </vt:variant>
      <vt:variant>
        <vt:lpwstr/>
      </vt:variant>
      <vt:variant>
        <vt:i4>5373973</vt:i4>
      </vt:variant>
      <vt:variant>
        <vt:i4>63</vt:i4>
      </vt:variant>
      <vt:variant>
        <vt:i4>0</vt:i4>
      </vt:variant>
      <vt:variant>
        <vt:i4>5</vt:i4>
      </vt:variant>
      <vt:variant>
        <vt:lpwstr>http://www.cosmos-fp7.eu/</vt:lpwstr>
      </vt:variant>
      <vt:variant>
        <vt:lpwstr/>
      </vt:variant>
      <vt:variant>
        <vt:i4>6684757</vt:i4>
      </vt:variant>
      <vt:variant>
        <vt:i4>60</vt:i4>
      </vt:variant>
      <vt:variant>
        <vt:i4>0</vt:i4>
      </vt:variant>
      <vt:variant>
        <vt:i4>5</vt:i4>
      </vt:variant>
      <vt:variant>
        <vt:lpwstr>http://www.obofoundry.org/wiki/index.php/FP_012_naming_conventions</vt:lpwstr>
      </vt:variant>
      <vt:variant>
        <vt:lpwstr/>
      </vt:variant>
      <vt:variant>
        <vt:i4>1966091</vt:i4>
      </vt:variant>
      <vt:variant>
        <vt:i4>57</vt:i4>
      </vt:variant>
      <vt:variant>
        <vt:i4>0</vt:i4>
      </vt:variant>
      <vt:variant>
        <vt:i4>5</vt:i4>
      </vt:variant>
      <vt:variant>
        <vt:lpwstr>https://github.com/nmrML/nmrML/issues/62</vt:lpwstr>
      </vt:variant>
      <vt:variant>
        <vt:lpwstr/>
      </vt:variant>
      <vt:variant>
        <vt:i4>1245233</vt:i4>
      </vt:variant>
      <vt:variant>
        <vt:i4>54</vt:i4>
      </vt:variant>
      <vt:variant>
        <vt:i4>0</vt:i4>
      </vt:variant>
      <vt:variant>
        <vt:i4>5</vt:i4>
      </vt:variant>
      <vt:variant>
        <vt:lpwstr/>
      </vt:variant>
      <vt:variant>
        <vt:lpwstr>_Toc370369498</vt:lpwstr>
      </vt:variant>
      <vt:variant>
        <vt:i4>5308456</vt:i4>
      </vt:variant>
      <vt:variant>
        <vt:i4>50</vt:i4>
      </vt:variant>
      <vt:variant>
        <vt:i4>0</vt:i4>
      </vt:variant>
      <vt:variant>
        <vt:i4>5</vt:i4>
      </vt:variant>
      <vt:variant>
        <vt:lpwstr/>
      </vt:variant>
      <vt:variant>
        <vt:lpwstr>__RefHeading__1486_1605960097</vt:lpwstr>
      </vt:variant>
      <vt:variant>
        <vt:i4>5439528</vt:i4>
      </vt:variant>
      <vt:variant>
        <vt:i4>47</vt:i4>
      </vt:variant>
      <vt:variant>
        <vt:i4>0</vt:i4>
      </vt:variant>
      <vt:variant>
        <vt:i4>5</vt:i4>
      </vt:variant>
      <vt:variant>
        <vt:lpwstr/>
      </vt:variant>
      <vt:variant>
        <vt:lpwstr>__RefHeading__1484_1605960097</vt:lpwstr>
      </vt:variant>
      <vt:variant>
        <vt:i4>5570600</vt:i4>
      </vt:variant>
      <vt:variant>
        <vt:i4>44</vt:i4>
      </vt:variant>
      <vt:variant>
        <vt:i4>0</vt:i4>
      </vt:variant>
      <vt:variant>
        <vt:i4>5</vt:i4>
      </vt:variant>
      <vt:variant>
        <vt:lpwstr/>
      </vt:variant>
      <vt:variant>
        <vt:lpwstr>__RefHeading__1482_1605960097</vt:lpwstr>
      </vt:variant>
      <vt:variant>
        <vt:i4>5701672</vt:i4>
      </vt:variant>
      <vt:variant>
        <vt:i4>41</vt:i4>
      </vt:variant>
      <vt:variant>
        <vt:i4>0</vt:i4>
      </vt:variant>
      <vt:variant>
        <vt:i4>5</vt:i4>
      </vt:variant>
      <vt:variant>
        <vt:lpwstr/>
      </vt:variant>
      <vt:variant>
        <vt:lpwstr>__RefHeading__1480_1605960097</vt:lpwstr>
      </vt:variant>
      <vt:variant>
        <vt:i4>6225959</vt:i4>
      </vt:variant>
      <vt:variant>
        <vt:i4>38</vt:i4>
      </vt:variant>
      <vt:variant>
        <vt:i4>0</vt:i4>
      </vt:variant>
      <vt:variant>
        <vt:i4>5</vt:i4>
      </vt:variant>
      <vt:variant>
        <vt:lpwstr/>
      </vt:variant>
      <vt:variant>
        <vt:lpwstr>__RefHeading__1478_1605960097</vt:lpwstr>
      </vt:variant>
      <vt:variant>
        <vt:i4>5308455</vt:i4>
      </vt:variant>
      <vt:variant>
        <vt:i4>35</vt:i4>
      </vt:variant>
      <vt:variant>
        <vt:i4>0</vt:i4>
      </vt:variant>
      <vt:variant>
        <vt:i4>5</vt:i4>
      </vt:variant>
      <vt:variant>
        <vt:lpwstr/>
      </vt:variant>
      <vt:variant>
        <vt:lpwstr>__RefHeading__1476_1605960097</vt:lpwstr>
      </vt:variant>
      <vt:variant>
        <vt:i4>5439527</vt:i4>
      </vt:variant>
      <vt:variant>
        <vt:i4>32</vt:i4>
      </vt:variant>
      <vt:variant>
        <vt:i4>0</vt:i4>
      </vt:variant>
      <vt:variant>
        <vt:i4>5</vt:i4>
      </vt:variant>
      <vt:variant>
        <vt:lpwstr/>
      </vt:variant>
      <vt:variant>
        <vt:lpwstr>__RefHeading__1474_1605960097</vt:lpwstr>
      </vt:variant>
      <vt:variant>
        <vt:i4>5570599</vt:i4>
      </vt:variant>
      <vt:variant>
        <vt:i4>29</vt:i4>
      </vt:variant>
      <vt:variant>
        <vt:i4>0</vt:i4>
      </vt:variant>
      <vt:variant>
        <vt:i4>5</vt:i4>
      </vt:variant>
      <vt:variant>
        <vt:lpwstr/>
      </vt:variant>
      <vt:variant>
        <vt:lpwstr>__RefHeading__1472_1605960097</vt:lpwstr>
      </vt:variant>
      <vt:variant>
        <vt:i4>5701671</vt:i4>
      </vt:variant>
      <vt:variant>
        <vt:i4>26</vt:i4>
      </vt:variant>
      <vt:variant>
        <vt:i4>0</vt:i4>
      </vt:variant>
      <vt:variant>
        <vt:i4>5</vt:i4>
      </vt:variant>
      <vt:variant>
        <vt:lpwstr/>
      </vt:variant>
      <vt:variant>
        <vt:lpwstr>__RefHeading__1470_1605960097</vt:lpwstr>
      </vt:variant>
      <vt:variant>
        <vt:i4>6225958</vt:i4>
      </vt:variant>
      <vt:variant>
        <vt:i4>23</vt:i4>
      </vt:variant>
      <vt:variant>
        <vt:i4>0</vt:i4>
      </vt:variant>
      <vt:variant>
        <vt:i4>5</vt:i4>
      </vt:variant>
      <vt:variant>
        <vt:lpwstr/>
      </vt:variant>
      <vt:variant>
        <vt:lpwstr>__RefHeading__1468_1605960097</vt:lpwstr>
      </vt:variant>
      <vt:variant>
        <vt:i4>5308454</vt:i4>
      </vt:variant>
      <vt:variant>
        <vt:i4>20</vt:i4>
      </vt:variant>
      <vt:variant>
        <vt:i4>0</vt:i4>
      </vt:variant>
      <vt:variant>
        <vt:i4>5</vt:i4>
      </vt:variant>
      <vt:variant>
        <vt:lpwstr/>
      </vt:variant>
      <vt:variant>
        <vt:lpwstr>__RefHeading__1466_1605960097</vt:lpwstr>
      </vt:variant>
      <vt:variant>
        <vt:i4>5439526</vt:i4>
      </vt:variant>
      <vt:variant>
        <vt:i4>17</vt:i4>
      </vt:variant>
      <vt:variant>
        <vt:i4>0</vt:i4>
      </vt:variant>
      <vt:variant>
        <vt:i4>5</vt:i4>
      </vt:variant>
      <vt:variant>
        <vt:lpwstr/>
      </vt:variant>
      <vt:variant>
        <vt:lpwstr>__RefHeading__1464_1605960097</vt:lpwstr>
      </vt:variant>
      <vt:variant>
        <vt:i4>5570598</vt:i4>
      </vt:variant>
      <vt:variant>
        <vt:i4>14</vt:i4>
      </vt:variant>
      <vt:variant>
        <vt:i4>0</vt:i4>
      </vt:variant>
      <vt:variant>
        <vt:i4>5</vt:i4>
      </vt:variant>
      <vt:variant>
        <vt:lpwstr/>
      </vt:variant>
      <vt:variant>
        <vt:lpwstr>__RefHeading__1462_1605960097</vt:lpwstr>
      </vt:variant>
      <vt:variant>
        <vt:i4>5701670</vt:i4>
      </vt:variant>
      <vt:variant>
        <vt:i4>11</vt:i4>
      </vt:variant>
      <vt:variant>
        <vt:i4>0</vt:i4>
      </vt:variant>
      <vt:variant>
        <vt:i4>5</vt:i4>
      </vt:variant>
      <vt:variant>
        <vt:lpwstr/>
      </vt:variant>
      <vt:variant>
        <vt:lpwstr>__RefHeading__1460_1605960097</vt:lpwstr>
      </vt:variant>
      <vt:variant>
        <vt:i4>6225957</vt:i4>
      </vt:variant>
      <vt:variant>
        <vt:i4>8</vt:i4>
      </vt:variant>
      <vt:variant>
        <vt:i4>0</vt:i4>
      </vt:variant>
      <vt:variant>
        <vt:i4>5</vt:i4>
      </vt:variant>
      <vt:variant>
        <vt:lpwstr/>
      </vt:variant>
      <vt:variant>
        <vt:lpwstr>__RefHeading__1458_1605960097</vt:lpwstr>
      </vt:variant>
      <vt:variant>
        <vt:i4>5308453</vt:i4>
      </vt:variant>
      <vt:variant>
        <vt:i4>5</vt:i4>
      </vt:variant>
      <vt:variant>
        <vt:i4>0</vt:i4>
      </vt:variant>
      <vt:variant>
        <vt:i4>5</vt:i4>
      </vt:variant>
      <vt:variant>
        <vt:lpwstr/>
      </vt:variant>
      <vt:variant>
        <vt:lpwstr>__RefHeading__1456_1605960097</vt:lpwstr>
      </vt:variant>
      <vt:variant>
        <vt:i4>5439525</vt:i4>
      </vt:variant>
      <vt:variant>
        <vt:i4>2</vt:i4>
      </vt:variant>
      <vt:variant>
        <vt:i4>0</vt:i4>
      </vt:variant>
      <vt:variant>
        <vt:i4>5</vt:i4>
      </vt:variant>
      <vt:variant>
        <vt:lpwstr/>
      </vt:variant>
      <vt:variant>
        <vt:lpwstr>__RefHeading__1454_1605960097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COSMOS D2.4 nmrML Part A REPORT.docx</dc:title>
  <dc:subject/>
  <dc:creator>dschober</dc:creator>
  <cp:keywords/>
  <cp:lastModifiedBy>Michael Wilson</cp:lastModifiedBy>
  <cp:revision>2</cp:revision>
  <cp:lastPrinted>1901-01-01T07:33:52Z</cp:lastPrinted>
  <dcterms:created xsi:type="dcterms:W3CDTF">2013-11-04T17:19:00Z</dcterms:created>
  <dcterms:modified xsi:type="dcterms:W3CDTF">2013-11-04T17:19:00Z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IPB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